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bookmarkStart w:id="0" w:name="_Hlk202983682"/>
      <w:bookmarkEnd w:id="0"/>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tcMar>
              <w:top w:w="0" w:type="dxa"/>
            </w:tcMar>
          </w:tcPr>
          <w:p w14:paraId="2766D401" w14:textId="463174D5" w:rsidR="003D0C29" w:rsidRPr="00B212E0" w:rsidRDefault="00127932" w:rsidP="00D16904">
            <w:pPr>
              <w:spacing w:line="568" w:lineRule="atLeast"/>
              <w:rPr>
                <w:b/>
                <w:bCs/>
                <w:sz w:val="36"/>
                <w:szCs w:val="36"/>
                <w:u w:val="single"/>
              </w:rPr>
            </w:pPr>
            <w:bookmarkStart w:id="1"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6D40B3">
        <w:trPr>
          <w:trHeight w:hRule="exact" w:val="320"/>
        </w:trPr>
        <w:tc>
          <w:tcPr>
            <w:tcW w:w="4778" w:type="dxa"/>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3" w:type="dxa"/>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6D40B3">
        <w:trPr>
          <w:trHeight w:hRule="exact" w:val="320"/>
        </w:trPr>
        <w:tc>
          <w:tcPr>
            <w:tcW w:w="4778" w:type="dxa"/>
            <w:tcMar>
              <w:top w:w="57" w:type="dxa"/>
              <w:bottom w:w="57" w:type="dxa"/>
            </w:tcMar>
          </w:tcPr>
          <w:p w14:paraId="76901704" w14:textId="77777777" w:rsidR="003D0C29" w:rsidRDefault="003D0C29" w:rsidP="00D16904">
            <w:r>
              <w:t>Specialisation:</w:t>
            </w:r>
          </w:p>
        </w:tc>
        <w:tc>
          <w:tcPr>
            <w:tcW w:w="4923" w:type="dxa"/>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6D40B3">
        <w:trPr>
          <w:trHeight w:hRule="exact" w:val="320"/>
        </w:trPr>
        <w:tc>
          <w:tcPr>
            <w:tcW w:w="4778" w:type="dxa"/>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3" w:type="dxa"/>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6D40B3">
        <w:trPr>
          <w:trHeight w:hRule="exact" w:val="320"/>
        </w:trPr>
        <w:tc>
          <w:tcPr>
            <w:tcW w:w="4778" w:type="dxa"/>
            <w:tcMar>
              <w:top w:w="57" w:type="dxa"/>
              <w:bottom w:w="57" w:type="dxa"/>
            </w:tcMar>
          </w:tcPr>
          <w:p w14:paraId="5E76BABE" w14:textId="77777777" w:rsidR="003D0C29" w:rsidRDefault="003D0C29" w:rsidP="00D16904">
            <w:r>
              <w:t>Project:</w:t>
            </w:r>
          </w:p>
        </w:tc>
        <w:tc>
          <w:tcPr>
            <w:tcW w:w="4923" w:type="dxa"/>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6D40B3">
        <w:trPr>
          <w:trHeight w:hRule="exact" w:val="320"/>
        </w:trPr>
        <w:tc>
          <w:tcPr>
            <w:tcW w:w="4778" w:type="dxa"/>
            <w:tcMar>
              <w:top w:w="57" w:type="dxa"/>
              <w:bottom w:w="57" w:type="dxa"/>
            </w:tcMar>
          </w:tcPr>
          <w:p w14:paraId="754A46B8" w14:textId="77777777" w:rsidR="003D0C29" w:rsidRDefault="003D0C29" w:rsidP="00D16904">
            <w:r>
              <w:t>Project Advisor:</w:t>
            </w:r>
          </w:p>
        </w:tc>
        <w:tc>
          <w:tcPr>
            <w:tcW w:w="4923" w:type="dxa"/>
            <w:tcMar>
              <w:top w:w="57" w:type="dxa"/>
              <w:bottom w:w="57" w:type="dxa"/>
            </w:tcMar>
          </w:tcPr>
          <w:p w14:paraId="4462D17B" w14:textId="77777777" w:rsidR="003D0C29" w:rsidRDefault="003D0C29" w:rsidP="00D16904">
            <w:pPr>
              <w:rPr>
                <w:b/>
                <w:bCs/>
                <w:sz w:val="22"/>
                <w:szCs w:val="22"/>
              </w:rPr>
            </w:pPr>
            <w:r>
              <w:rPr>
                <w:b/>
                <w:bCs/>
                <w:sz w:val="22"/>
                <w:szCs w:val="22"/>
              </w:rPr>
              <w:t xml:space="preserve">Dr. </w:t>
            </w:r>
            <w:r w:rsidRPr="008531F5">
              <w:rPr>
                <w:b/>
                <w:bCs/>
                <w:sz w:val="22"/>
                <w:szCs w:val="22"/>
              </w:rPr>
              <w:t>Kurpicz-Briki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2243E4" w:rsidRPr="00E10859" w14:paraId="42228E27" w14:textId="77777777" w:rsidTr="006D40B3">
        <w:trPr>
          <w:trHeight w:hRule="exact" w:val="320"/>
        </w:trPr>
        <w:tc>
          <w:tcPr>
            <w:tcW w:w="4778" w:type="dxa"/>
            <w:tcMar>
              <w:top w:w="57" w:type="dxa"/>
              <w:bottom w:w="57" w:type="dxa"/>
            </w:tcMar>
          </w:tcPr>
          <w:p w14:paraId="28509D5F" w14:textId="1638E910" w:rsidR="002243E4" w:rsidRDefault="002243E4" w:rsidP="00D16904">
            <w:r>
              <w:t>Co-Advisor:</w:t>
            </w:r>
          </w:p>
        </w:tc>
        <w:tc>
          <w:tcPr>
            <w:tcW w:w="4923" w:type="dxa"/>
            <w:tcMar>
              <w:top w:w="57" w:type="dxa"/>
              <w:bottom w:w="57" w:type="dxa"/>
            </w:tcMar>
          </w:tcPr>
          <w:p w14:paraId="37B1FC23" w14:textId="5F5A6F70" w:rsidR="002243E4" w:rsidRDefault="002243E4" w:rsidP="00D16904">
            <w:pPr>
              <w:rPr>
                <w:b/>
                <w:bCs/>
                <w:sz w:val="22"/>
                <w:szCs w:val="22"/>
              </w:rPr>
            </w:pPr>
            <w:r w:rsidRPr="0085764A">
              <w:rPr>
                <w:b/>
                <w:bCs/>
                <w:sz w:val="22"/>
                <w:szCs w:val="22"/>
              </w:rPr>
              <w:t>Dr. Alexandre Puttick</w:t>
            </w:r>
          </w:p>
        </w:tc>
      </w:tr>
      <w:tr w:rsidR="002243E4" w:rsidRPr="00E10859" w14:paraId="5303759C" w14:textId="77777777" w:rsidTr="006D40B3">
        <w:trPr>
          <w:trHeight w:hRule="exact" w:val="320"/>
        </w:trPr>
        <w:tc>
          <w:tcPr>
            <w:tcW w:w="4778" w:type="dxa"/>
            <w:tcMar>
              <w:top w:w="57" w:type="dxa"/>
              <w:bottom w:w="57" w:type="dxa"/>
            </w:tcMar>
          </w:tcPr>
          <w:p w14:paraId="21D01612" w14:textId="609E99EF" w:rsidR="002243E4" w:rsidRDefault="002243E4" w:rsidP="00D16904">
            <w:r>
              <w:t>Date:</w:t>
            </w:r>
          </w:p>
        </w:tc>
        <w:tc>
          <w:tcPr>
            <w:tcW w:w="4923" w:type="dxa"/>
            <w:tcMar>
              <w:top w:w="57" w:type="dxa"/>
              <w:bottom w:w="57" w:type="dxa"/>
            </w:tcMar>
          </w:tcPr>
          <w:p w14:paraId="46EB7C11" w14:textId="7A8F1ACA" w:rsidR="002243E4" w:rsidRPr="0085764A" w:rsidRDefault="00103510" w:rsidP="00D16904">
            <w:pPr>
              <w:rPr>
                <w:b/>
                <w:bCs/>
                <w:sz w:val="22"/>
                <w:szCs w:val="22"/>
              </w:rPr>
            </w:pPr>
            <w:r>
              <w:rPr>
                <w:b/>
                <w:bCs/>
                <w:sz w:val="22"/>
                <w:szCs w:val="22"/>
              </w:rPr>
              <w:t>25 July 2025</w:t>
            </w:r>
          </w:p>
        </w:tc>
      </w:tr>
    </w:tbl>
    <w:p w14:paraId="4896804F" w14:textId="77777777" w:rsidR="006D40B3" w:rsidRDefault="006D40B3" w:rsidP="00D16904">
      <w:pPr>
        <w:sectPr w:rsidR="006D40B3"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p w14:paraId="61636D83" w14:textId="77777777" w:rsidR="003D0C29" w:rsidRPr="00B5614A" w:rsidRDefault="003D0C29" w:rsidP="003D0C29">
      <w:pPr>
        <w:rPr>
          <w:lang w:val="en-US"/>
        </w:rPr>
        <w:sectPr w:rsidR="003D0C29" w:rsidRPr="00B5614A" w:rsidSect="006D40B3">
          <w:type w:val="continuous"/>
          <w:pgSz w:w="11906" w:h="16838" w:code="9"/>
          <w:pgMar w:top="1758" w:right="2081" w:bottom="680" w:left="1435" w:header="709" w:footer="397" w:gutter="0"/>
          <w:cols w:num="2" w:space="708"/>
          <w:titlePg/>
          <w:docGrid w:linePitch="360"/>
        </w:sectPr>
      </w:pPr>
    </w:p>
    <w:bookmarkEnd w:id="1"/>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0D5E51" w:rsidRDefault="00D37EE2">
      <w:pPr>
        <w:pStyle w:val="ListParagraph"/>
        <w:numPr>
          <w:ilvl w:val="0"/>
          <w:numId w:val="2"/>
        </w:numPr>
        <w:rPr>
          <w:b/>
          <w:bCs/>
          <w:sz w:val="20"/>
          <w:szCs w:val="20"/>
        </w:rPr>
      </w:pPr>
      <w:r w:rsidRPr="000D5E51">
        <w:rPr>
          <w:b/>
          <w:bCs/>
          <w:sz w:val="20"/>
          <w:szCs w:val="20"/>
        </w:rPr>
        <w:t>Abstract</w:t>
      </w:r>
    </w:p>
    <w:p w14:paraId="7EB3A467" w14:textId="1A631BED" w:rsidR="008D4AF5" w:rsidRPr="000D5E51" w:rsidRDefault="00D37EE2" w:rsidP="00A67C79">
      <w:pPr>
        <w:pStyle w:val="ListParagraph"/>
        <w:numPr>
          <w:ilvl w:val="0"/>
          <w:numId w:val="2"/>
        </w:numPr>
        <w:rPr>
          <w:b/>
          <w:bCs/>
          <w:sz w:val="20"/>
          <w:szCs w:val="20"/>
        </w:rPr>
      </w:pPr>
      <w:r w:rsidRPr="000D5E51">
        <w:rPr>
          <w:b/>
          <w:bCs/>
          <w:sz w:val="20"/>
          <w:szCs w:val="20"/>
        </w:rPr>
        <w:t>Introduction</w:t>
      </w:r>
    </w:p>
    <w:p w14:paraId="04D030AE" w14:textId="41E82321" w:rsidR="006573BB" w:rsidRPr="000D5E51" w:rsidRDefault="006573BB" w:rsidP="006573BB">
      <w:pPr>
        <w:pStyle w:val="ListParagraph"/>
        <w:numPr>
          <w:ilvl w:val="1"/>
          <w:numId w:val="2"/>
        </w:numPr>
        <w:rPr>
          <w:b/>
          <w:bCs/>
          <w:sz w:val="20"/>
          <w:szCs w:val="20"/>
        </w:rPr>
      </w:pPr>
      <w:r w:rsidRPr="000D5E51">
        <w:rPr>
          <w:b/>
          <w:bCs/>
          <w:sz w:val="20"/>
          <w:szCs w:val="20"/>
        </w:rPr>
        <w:t>Related work:</w:t>
      </w:r>
    </w:p>
    <w:p w14:paraId="7AB87E0E" w14:textId="3588E3B2"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Disparities in Training Data</w:t>
      </w:r>
    </w:p>
    <w:p w14:paraId="73213613" w14:textId="670F0EB8" w:rsidR="006573BB" w:rsidRPr="000D5E51" w:rsidRDefault="006573BB" w:rsidP="006573BB">
      <w:pPr>
        <w:pStyle w:val="ListParagraph"/>
        <w:ind w:left="480" w:firstLine="240"/>
        <w:rPr>
          <w:b/>
          <w:bCs/>
          <w:sz w:val="20"/>
          <w:szCs w:val="20"/>
        </w:rPr>
      </w:pPr>
      <w:r w:rsidRPr="000D5E51">
        <w:rPr>
          <w:b/>
          <w:bCs/>
          <w:sz w:val="20"/>
          <w:szCs w:val="20"/>
        </w:rPr>
        <w:t xml:space="preserve">2.1.2.  </w:t>
      </w:r>
      <w:r w:rsidRPr="000D5E51">
        <w:rPr>
          <w:b/>
          <w:bCs/>
          <w:sz w:val="20"/>
          <w:szCs w:val="20"/>
        </w:rPr>
        <w:tab/>
        <w:t>Synthetic Data for Bias Mitigation</w:t>
      </w:r>
    </w:p>
    <w:p w14:paraId="31CB91E1" w14:textId="77777777" w:rsidR="006573BB" w:rsidRPr="000D5E51" w:rsidRDefault="00311C3E" w:rsidP="006573BB">
      <w:pPr>
        <w:pStyle w:val="ListParagraph"/>
        <w:numPr>
          <w:ilvl w:val="0"/>
          <w:numId w:val="2"/>
        </w:numPr>
        <w:rPr>
          <w:b/>
          <w:bCs/>
          <w:sz w:val="20"/>
          <w:szCs w:val="20"/>
        </w:rPr>
      </w:pPr>
      <w:r w:rsidRPr="000D5E51">
        <w:rPr>
          <w:b/>
          <w:bCs/>
          <w:sz w:val="20"/>
          <w:szCs w:val="20"/>
        </w:rPr>
        <w:t>Materials</w:t>
      </w:r>
      <w:r w:rsidR="008124AA" w:rsidRPr="000D5E51">
        <w:rPr>
          <w:b/>
          <w:bCs/>
          <w:sz w:val="20"/>
          <w:szCs w:val="20"/>
        </w:rPr>
        <w:t xml:space="preserve"> and Methods</w:t>
      </w:r>
    </w:p>
    <w:p w14:paraId="553CD9D4" w14:textId="5870DA23" w:rsidR="006573BB" w:rsidRPr="000D5E51" w:rsidRDefault="006573BB" w:rsidP="006573BB">
      <w:pPr>
        <w:pStyle w:val="ListParagraph"/>
        <w:numPr>
          <w:ilvl w:val="1"/>
          <w:numId w:val="2"/>
        </w:numPr>
        <w:rPr>
          <w:b/>
          <w:bCs/>
          <w:sz w:val="20"/>
          <w:szCs w:val="20"/>
        </w:rPr>
      </w:pPr>
      <w:r w:rsidRPr="000D5E51">
        <w:rPr>
          <w:b/>
          <w:bCs/>
          <w:sz w:val="20"/>
          <w:szCs w:val="20"/>
        </w:rPr>
        <w:t>BiasBios Dataset</w:t>
      </w:r>
    </w:p>
    <w:p w14:paraId="669906A5" w14:textId="37FF3910" w:rsidR="006573BB" w:rsidRPr="000D5E51" w:rsidRDefault="006573BB" w:rsidP="006573BB">
      <w:pPr>
        <w:pStyle w:val="ListParagraph"/>
        <w:numPr>
          <w:ilvl w:val="1"/>
          <w:numId w:val="2"/>
        </w:numPr>
        <w:rPr>
          <w:b/>
          <w:bCs/>
          <w:sz w:val="20"/>
          <w:szCs w:val="20"/>
        </w:rPr>
      </w:pPr>
      <w:r w:rsidRPr="000D5E51">
        <w:rPr>
          <w:b/>
          <w:bCs/>
          <w:sz w:val="20"/>
          <w:szCs w:val="20"/>
        </w:rPr>
        <w:t>Models</w:t>
      </w:r>
    </w:p>
    <w:p w14:paraId="303F7E08" w14:textId="740EDAAD"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Model LLaMA-2-7B-Chat (Meta AI, 2023)</w:t>
      </w:r>
    </w:p>
    <w:p w14:paraId="304A5F87" w14:textId="1848D3B5"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 xml:space="preserve">Model LLaMA-3.2-3B-Instruct (Meta AI, 2024) </w:t>
      </w:r>
    </w:p>
    <w:p w14:paraId="0DC8FEF6" w14:textId="0FEF6DA0" w:rsidR="006573BB" w:rsidRPr="000D5E51" w:rsidRDefault="006573BB" w:rsidP="006573BB">
      <w:pPr>
        <w:pStyle w:val="ListParagraph"/>
        <w:numPr>
          <w:ilvl w:val="1"/>
          <w:numId w:val="2"/>
        </w:numPr>
        <w:rPr>
          <w:b/>
          <w:bCs/>
          <w:sz w:val="20"/>
          <w:szCs w:val="20"/>
        </w:rPr>
      </w:pPr>
      <w:r w:rsidRPr="000D5E51">
        <w:rPr>
          <w:b/>
          <w:bCs/>
          <w:sz w:val="20"/>
          <w:szCs w:val="20"/>
        </w:rPr>
        <w:t>Hardware specifications</w:t>
      </w:r>
    </w:p>
    <w:p w14:paraId="2847730A" w14:textId="1D15A242" w:rsidR="006573BB" w:rsidRPr="000D5E51" w:rsidRDefault="006573BB" w:rsidP="006573BB">
      <w:pPr>
        <w:pStyle w:val="ListParagraph"/>
        <w:numPr>
          <w:ilvl w:val="1"/>
          <w:numId w:val="2"/>
        </w:numPr>
        <w:rPr>
          <w:b/>
          <w:bCs/>
          <w:sz w:val="20"/>
          <w:szCs w:val="20"/>
        </w:rPr>
      </w:pPr>
      <w:r w:rsidRPr="000D5E51">
        <w:rPr>
          <w:b/>
          <w:bCs/>
          <w:sz w:val="20"/>
          <w:szCs w:val="20"/>
        </w:rPr>
        <w:t>Experimental setups</w:t>
      </w:r>
    </w:p>
    <w:p w14:paraId="25C35DF2" w14:textId="3A55164F" w:rsidR="006573BB" w:rsidRPr="000D5E51" w:rsidRDefault="006573BB" w:rsidP="006573BB">
      <w:pPr>
        <w:pStyle w:val="ListParagraph"/>
        <w:numPr>
          <w:ilvl w:val="1"/>
          <w:numId w:val="2"/>
        </w:numPr>
        <w:rPr>
          <w:b/>
          <w:bCs/>
          <w:sz w:val="20"/>
          <w:szCs w:val="20"/>
        </w:rPr>
      </w:pPr>
      <w:r w:rsidRPr="000D5E51">
        <w:rPr>
          <w:b/>
          <w:bCs/>
          <w:sz w:val="20"/>
          <w:szCs w:val="20"/>
        </w:rPr>
        <w:t>Gender classifiers</w:t>
      </w:r>
    </w:p>
    <w:p w14:paraId="1423F614" w14:textId="3BBAE42C"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Without Masking</w:t>
      </w:r>
    </w:p>
    <w:p w14:paraId="2A87E1AE" w14:textId="2F6FB806"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lowercase text and without Masking</w:t>
      </w:r>
    </w:p>
    <w:p w14:paraId="52F7145C" w14:textId="5A4C15C3"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gender pronouns and lowercase text</w:t>
      </w:r>
    </w:p>
    <w:p w14:paraId="651CDFF4" w14:textId="6AB23073"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Names and pronouns</w:t>
      </w:r>
    </w:p>
    <w:p w14:paraId="6A41B524" w14:textId="73001B5C"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Social and Workplace roles</w:t>
      </w:r>
    </w:p>
    <w:p w14:paraId="7905246D" w14:textId="666A0E91" w:rsidR="006573BB" w:rsidRPr="000D5E51" w:rsidRDefault="000D5E51" w:rsidP="006573BB">
      <w:pPr>
        <w:pStyle w:val="ListParagraph"/>
        <w:numPr>
          <w:ilvl w:val="2"/>
          <w:numId w:val="2"/>
        </w:numPr>
        <w:rPr>
          <w:b/>
          <w:bCs/>
          <w:sz w:val="20"/>
          <w:szCs w:val="20"/>
        </w:rPr>
      </w:pPr>
      <w:r>
        <w:rPr>
          <w:b/>
          <w:bCs/>
          <w:sz w:val="20"/>
          <w:szCs w:val="20"/>
        </w:rPr>
        <w:t xml:space="preserve">    </w:t>
      </w:r>
      <w:r w:rsidR="006573BB" w:rsidRPr="000D5E51">
        <w:rPr>
          <w:b/>
          <w:bCs/>
          <w:sz w:val="20"/>
          <w:szCs w:val="20"/>
        </w:rPr>
        <w:t>Gender Classifier with masking Personality traits</w:t>
      </w:r>
    </w:p>
    <w:p w14:paraId="4EC2D1AE" w14:textId="77777777" w:rsidR="006573BB" w:rsidRPr="000D5E51" w:rsidRDefault="006573BB" w:rsidP="006573BB">
      <w:pPr>
        <w:pStyle w:val="ListParagraph"/>
        <w:numPr>
          <w:ilvl w:val="1"/>
          <w:numId w:val="2"/>
        </w:numPr>
        <w:rPr>
          <w:b/>
          <w:bCs/>
          <w:sz w:val="20"/>
          <w:szCs w:val="20"/>
        </w:rPr>
      </w:pPr>
      <w:r w:rsidRPr="000D5E51">
        <w:rPr>
          <w:b/>
          <w:bCs/>
          <w:sz w:val="20"/>
          <w:szCs w:val="20"/>
        </w:rPr>
        <w:t>Synthetic Data Generation</w:t>
      </w:r>
    </w:p>
    <w:p w14:paraId="1AF80F86" w14:textId="62B91768"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Job Advertisement Generation</w:t>
      </w:r>
    </w:p>
    <w:p w14:paraId="4ADCFD8E" w14:textId="0D3EA009"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CV and Cover Letter Generation (Generic Application)</w:t>
      </w:r>
    </w:p>
    <w:p w14:paraId="6FDFE1C6" w14:textId="031CB191" w:rsidR="000D5E51" w:rsidRPr="000D5E51" w:rsidRDefault="000D5E51" w:rsidP="000D5E51">
      <w:pPr>
        <w:pStyle w:val="ListParagraph"/>
        <w:numPr>
          <w:ilvl w:val="1"/>
          <w:numId w:val="2"/>
        </w:numPr>
        <w:rPr>
          <w:b/>
          <w:bCs/>
          <w:sz w:val="20"/>
          <w:szCs w:val="20"/>
        </w:rPr>
      </w:pPr>
      <w:r w:rsidRPr="000D5E51">
        <w:rPr>
          <w:b/>
          <w:bCs/>
          <w:sz w:val="20"/>
          <w:szCs w:val="20"/>
        </w:rPr>
        <w:t>Evaluation experiments</w:t>
      </w:r>
    </w:p>
    <w:p w14:paraId="62E6478C" w14:textId="1A915017"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Gender classifier on generated synthetic data (without lower casing and masking)</w:t>
      </w:r>
    </w:p>
    <w:p w14:paraId="08FA0DF1" w14:textId="78EDFB4D" w:rsidR="006573BB"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lowercasing the text and stop words, and masking names, pronouns, social and workplace proxies</w:t>
      </w:r>
    </w:p>
    <w:p w14:paraId="5B191F8B" w14:textId="2901478E" w:rsidR="00AF75A5" w:rsidRPr="000D5E51" w:rsidRDefault="008124AA">
      <w:pPr>
        <w:pStyle w:val="ListParagraph"/>
        <w:numPr>
          <w:ilvl w:val="0"/>
          <w:numId w:val="2"/>
        </w:numPr>
        <w:rPr>
          <w:b/>
          <w:bCs/>
          <w:sz w:val="20"/>
          <w:szCs w:val="20"/>
        </w:rPr>
      </w:pPr>
      <w:r w:rsidRPr="000D5E51">
        <w:rPr>
          <w:b/>
          <w:bCs/>
          <w:sz w:val="20"/>
          <w:szCs w:val="20"/>
        </w:rPr>
        <w:t>Results</w:t>
      </w:r>
    </w:p>
    <w:p w14:paraId="2BD6A860" w14:textId="77777777" w:rsidR="000D5E51" w:rsidRPr="000D5E51" w:rsidRDefault="000D5E51" w:rsidP="000D5E51">
      <w:pPr>
        <w:pStyle w:val="ListParagraph"/>
        <w:numPr>
          <w:ilvl w:val="1"/>
          <w:numId w:val="2"/>
        </w:numPr>
        <w:rPr>
          <w:b/>
          <w:bCs/>
          <w:sz w:val="20"/>
          <w:szCs w:val="20"/>
        </w:rPr>
      </w:pPr>
      <w:r w:rsidRPr="000D5E51">
        <w:rPr>
          <w:b/>
          <w:bCs/>
          <w:sz w:val="20"/>
          <w:szCs w:val="20"/>
        </w:rPr>
        <w:t>Analysis on BiasBios dataset</w:t>
      </w:r>
    </w:p>
    <w:p w14:paraId="3B8CDD67" w14:textId="77777777" w:rsidR="000D5E51" w:rsidRPr="000D5E51" w:rsidRDefault="000D5E51" w:rsidP="000D5E51">
      <w:pPr>
        <w:pStyle w:val="ListParagraph"/>
        <w:numPr>
          <w:ilvl w:val="1"/>
          <w:numId w:val="2"/>
        </w:numPr>
        <w:rPr>
          <w:b/>
          <w:bCs/>
          <w:sz w:val="20"/>
          <w:szCs w:val="20"/>
        </w:rPr>
      </w:pPr>
      <w:r w:rsidRPr="000D5E51">
        <w:rPr>
          <w:b/>
          <w:bCs/>
          <w:sz w:val="20"/>
          <w:szCs w:val="20"/>
        </w:rPr>
        <w:t xml:space="preserve">Gender Classifier </w:t>
      </w:r>
    </w:p>
    <w:p w14:paraId="0F413991" w14:textId="63C8DCC5"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without masking or lower text</w:t>
      </w:r>
    </w:p>
    <w:p w14:paraId="3AD764FB" w14:textId="64D24DCF"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lowercase text and without masking</w:t>
      </w:r>
    </w:p>
    <w:p w14:paraId="4AB15CDF" w14:textId="6A11F140"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gender pronouns and lowercase text</w:t>
      </w:r>
    </w:p>
    <w:p w14:paraId="1688C71B" w14:textId="6394A541"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Names and pronouns</w:t>
      </w:r>
    </w:p>
    <w:p w14:paraId="15687B12" w14:textId="61C4A51C"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Social and Workplace roles</w:t>
      </w:r>
    </w:p>
    <w:p w14:paraId="79CED7FF" w14:textId="239869F4"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with masking Personality traits</w:t>
      </w:r>
    </w:p>
    <w:p w14:paraId="082683A2" w14:textId="77777777" w:rsidR="000D5E51" w:rsidRPr="000D5E51" w:rsidRDefault="000D5E51" w:rsidP="000D5E51">
      <w:pPr>
        <w:pStyle w:val="ListParagraph"/>
        <w:numPr>
          <w:ilvl w:val="1"/>
          <w:numId w:val="2"/>
        </w:numPr>
        <w:rPr>
          <w:b/>
          <w:bCs/>
          <w:sz w:val="20"/>
          <w:szCs w:val="20"/>
        </w:rPr>
      </w:pPr>
      <w:r w:rsidRPr="000D5E51">
        <w:rPr>
          <w:b/>
          <w:bCs/>
          <w:sz w:val="20"/>
          <w:szCs w:val="20"/>
        </w:rPr>
        <w:t>Evaluation experiments</w:t>
      </w:r>
    </w:p>
    <w:p w14:paraId="43F47D80" w14:textId="632918C7"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Classifier on generated synthetic data (without lower casing and masking)</w:t>
      </w:r>
    </w:p>
    <w:p w14:paraId="6C0732E8" w14:textId="0C52B519" w:rsidR="000D5E51" w:rsidRPr="000D5E51" w:rsidRDefault="000D5E51" w:rsidP="000D5E51">
      <w:pPr>
        <w:pStyle w:val="ListParagraph"/>
        <w:numPr>
          <w:ilvl w:val="2"/>
          <w:numId w:val="2"/>
        </w:numPr>
        <w:rPr>
          <w:b/>
          <w:bCs/>
          <w:sz w:val="20"/>
          <w:szCs w:val="20"/>
        </w:rPr>
      </w:pPr>
      <w:r>
        <w:rPr>
          <w:b/>
          <w:bCs/>
          <w:sz w:val="20"/>
          <w:szCs w:val="20"/>
        </w:rPr>
        <w:t xml:space="preserve">    </w:t>
      </w:r>
      <w:r w:rsidRPr="000D5E51">
        <w:rPr>
          <w:b/>
          <w:bCs/>
          <w:sz w:val="20"/>
          <w:szCs w:val="20"/>
        </w:rPr>
        <w:t>With lowercasing and stop words, and masking names, pronouns, social and workplace proxies</w:t>
      </w:r>
    </w:p>
    <w:p w14:paraId="31C4EAE7" w14:textId="2AB826E3" w:rsidR="000D5E51" w:rsidRPr="000D5E51" w:rsidRDefault="000D5E51" w:rsidP="000D5E51">
      <w:pPr>
        <w:pStyle w:val="ListParagraph"/>
        <w:numPr>
          <w:ilvl w:val="1"/>
          <w:numId w:val="2"/>
        </w:numPr>
        <w:rPr>
          <w:b/>
          <w:bCs/>
          <w:sz w:val="20"/>
          <w:szCs w:val="20"/>
        </w:rPr>
      </w:pPr>
      <w:r w:rsidRPr="000D5E51">
        <w:rPr>
          <w:b/>
          <w:bCs/>
          <w:sz w:val="20"/>
          <w:szCs w:val="20"/>
        </w:rPr>
        <w:t>Analysis based on Accuracy metrics on Test data</w:t>
      </w:r>
    </w:p>
    <w:p w14:paraId="3F72A2A7" w14:textId="5E883723" w:rsidR="000D5E51" w:rsidRPr="000D5E51" w:rsidRDefault="000D5E51" w:rsidP="000D5E51">
      <w:pPr>
        <w:pStyle w:val="ListParagraph"/>
        <w:numPr>
          <w:ilvl w:val="1"/>
          <w:numId w:val="2"/>
        </w:numPr>
        <w:rPr>
          <w:b/>
          <w:bCs/>
          <w:sz w:val="20"/>
          <w:szCs w:val="20"/>
        </w:rPr>
      </w:pPr>
      <w:r w:rsidRPr="000D5E51">
        <w:rPr>
          <w:b/>
          <w:bCs/>
          <w:sz w:val="20"/>
          <w:szCs w:val="20"/>
        </w:rPr>
        <w:t>Analysis based on Low confidence of gender predictions</w:t>
      </w:r>
    </w:p>
    <w:p w14:paraId="38FE6BBD" w14:textId="571320B8" w:rsidR="008124AA" w:rsidRPr="000D5E51" w:rsidRDefault="008124AA" w:rsidP="000D5E51">
      <w:pPr>
        <w:pStyle w:val="ListParagraph"/>
        <w:numPr>
          <w:ilvl w:val="0"/>
          <w:numId w:val="2"/>
        </w:numPr>
        <w:rPr>
          <w:b/>
          <w:bCs/>
          <w:sz w:val="20"/>
          <w:szCs w:val="20"/>
        </w:rPr>
      </w:pPr>
      <w:r w:rsidRPr="000D5E51">
        <w:rPr>
          <w:b/>
          <w:bCs/>
          <w:sz w:val="20"/>
          <w:szCs w:val="20"/>
        </w:rPr>
        <w:t>Discussion</w:t>
      </w:r>
    </w:p>
    <w:p w14:paraId="4D64F148" w14:textId="0274FBBF" w:rsidR="00D37EE2" w:rsidRPr="000D5E51" w:rsidRDefault="00EE4469">
      <w:pPr>
        <w:pStyle w:val="ListParagraph"/>
        <w:numPr>
          <w:ilvl w:val="0"/>
          <w:numId w:val="2"/>
        </w:numPr>
        <w:rPr>
          <w:b/>
          <w:bCs/>
          <w:sz w:val="20"/>
          <w:szCs w:val="20"/>
        </w:rPr>
      </w:pPr>
      <w:r w:rsidRPr="000D5E51">
        <w:rPr>
          <w:b/>
          <w:bCs/>
          <w:sz w:val="20"/>
          <w:szCs w:val="20"/>
        </w:rPr>
        <w:t>Bibliography</w:t>
      </w:r>
    </w:p>
    <w:p w14:paraId="6578D43F" w14:textId="30DFB50E" w:rsidR="00EE4469" w:rsidRDefault="00EE4469">
      <w:pPr>
        <w:pStyle w:val="ListParagraph"/>
        <w:numPr>
          <w:ilvl w:val="0"/>
          <w:numId w:val="2"/>
        </w:numPr>
        <w:rPr>
          <w:b/>
          <w:bCs/>
          <w:sz w:val="22"/>
          <w:szCs w:val="22"/>
        </w:rPr>
      </w:pPr>
      <w:r w:rsidRPr="000D5E51">
        <w:rPr>
          <w:b/>
          <w:bCs/>
          <w:sz w:val="20"/>
          <w:szCs w:val="20"/>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commentRangeStart w:id="2"/>
      <w:r w:rsidRPr="00AE12A2">
        <w:rPr>
          <w:b/>
          <w:bCs/>
          <w:sz w:val="28"/>
          <w:szCs w:val="28"/>
        </w:rPr>
        <w:lastRenderedPageBreak/>
        <w:t xml:space="preserve">Abstract: </w:t>
      </w:r>
      <w:commentRangeEnd w:id="2"/>
      <w:r w:rsidR="00B46172">
        <w:rPr>
          <w:rStyle w:val="CommentReference"/>
          <w:b/>
          <w:bCs/>
          <w:sz w:val="28"/>
          <w:szCs w:val="28"/>
        </w:rPr>
        <w:commentReference w:id="2"/>
      </w:r>
    </w:p>
    <w:p w14:paraId="01C5CE91" w14:textId="6BEFCC93" w:rsidR="002C0291" w:rsidRPr="007753C4" w:rsidRDefault="002C0291" w:rsidP="00281416">
      <w:pPr>
        <w:pStyle w:val="NormalWeb"/>
        <w:ind w:left="28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The Horizon Europe project BIAS explores how societal biases manifest in AI systems and large language models, particularly within the context of the labor market. As part of this initiative, this subproject focuses on bias detection and mitigation in the generation and evaluation of</w:t>
      </w:r>
      <w:ins w:id="3" w:author="Puttick Alexandre Riemann" w:date="2025-07-24T19:13:00Z" w16du:dateUtc="2025-07-24T17:13:00Z">
        <w:r w:rsidR="00B46172">
          <w:rPr>
            <w:rFonts w:asciiTheme="minorHAnsi" w:eastAsiaTheme="minorHAnsi" w:hAnsiTheme="minorHAnsi" w:cstheme="minorBidi"/>
            <w:kern w:val="2"/>
            <w:sz w:val="22"/>
            <w:szCs w:val="22"/>
            <w:lang w:val="en-US" w:eastAsia="en-US"/>
            <w14:ligatures w14:val="standardContextual"/>
          </w:rPr>
          <w:t xml:space="preserve"> synthetic</w:t>
        </w:r>
      </w:ins>
      <w:r w:rsidRPr="007753C4">
        <w:rPr>
          <w:rFonts w:asciiTheme="minorHAnsi" w:eastAsiaTheme="minorHAnsi" w:hAnsiTheme="minorHAnsi" w:cstheme="minorBidi"/>
          <w:kern w:val="2"/>
          <w:sz w:val="22"/>
          <w:szCs w:val="22"/>
          <w:lang w:eastAsia="en-US"/>
          <w14:ligatures w14:val="standardContextual"/>
        </w:rPr>
        <w:t xml:space="preserve"> CVs and cover letters</w:t>
      </w:r>
      <w:ins w:id="4" w:author="Puttick Alexandre Riemann" w:date="2025-07-24T19:14:00Z" w16du:dateUtc="2025-07-24T17:14:00Z">
        <w:r w:rsidR="00B46172">
          <w:rPr>
            <w:rFonts w:asciiTheme="minorHAnsi" w:eastAsiaTheme="minorHAnsi" w:hAnsiTheme="minorHAnsi" w:cstheme="minorBidi"/>
            <w:kern w:val="2"/>
            <w:sz w:val="22"/>
            <w:szCs w:val="22"/>
            <w:lang w:val="en-US" w:eastAsia="en-US"/>
            <w14:ligatures w14:val="standardContextual"/>
          </w:rPr>
          <w:t xml:space="preserve"> situated within the broader context of AI recruitment systems</w:t>
        </w:r>
      </w:ins>
      <w:r w:rsidRPr="007753C4">
        <w:rPr>
          <w:rFonts w:asciiTheme="minorHAnsi" w:eastAsiaTheme="minorHAnsi" w:hAnsiTheme="minorHAnsi" w:cstheme="minorBidi"/>
          <w:kern w:val="2"/>
          <w:sz w:val="22"/>
          <w:szCs w:val="22"/>
          <w:lang w:eastAsia="en-US"/>
          <w14:ligatures w14:val="standardContextual"/>
        </w:rPr>
        <w:t>.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4831CE05" w:rsidR="002C0291" w:rsidRPr="007753C4" w:rsidRDefault="002C0291" w:rsidP="00281416">
      <w:pPr>
        <w:pStyle w:val="NormalWeb"/>
        <w:ind w:left="28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This </w:t>
      </w:r>
      <w:r w:rsidR="00F45D03">
        <w:rPr>
          <w:rFonts w:asciiTheme="minorHAnsi" w:eastAsiaTheme="minorHAnsi" w:hAnsiTheme="minorHAnsi" w:cstheme="minorBidi"/>
          <w:kern w:val="2"/>
          <w:sz w:val="22"/>
          <w:szCs w:val="22"/>
          <w:lang w:eastAsia="en-US"/>
          <w14:ligatures w14:val="standardContextual"/>
        </w:rPr>
        <w:t>is a part of an effort to ensure</w:t>
      </w:r>
      <w:r w:rsidRPr="007753C4">
        <w:rPr>
          <w:rFonts w:asciiTheme="minorHAnsi" w:eastAsiaTheme="minorHAnsi" w:hAnsiTheme="minorHAnsi" w:cstheme="minorBidi"/>
          <w:kern w:val="2"/>
          <w:sz w:val="22"/>
          <w:szCs w:val="22"/>
          <w:lang w:eastAsia="en-US"/>
          <w14:ligatures w14:val="standardContextual"/>
        </w:rPr>
        <w:t xml:space="preserve"> that models trained or tested using such data do not perpetuate or exacerbate existing societal biases. The framework supports the injection of sensitive terms (e.g., “female,” “disabled”) and proxy terms (e.g., “parental leave,” “youth leader”) into the documents to test the model’s predictive behavior in response to these variables. These terms are often correlated with demographic markers and may trigger unintended discriminatory outcomes, making them critical for bias stress-testing and mitigation </w:t>
      </w:r>
      <w:commentRangeStart w:id="5"/>
      <w:r w:rsidRPr="007753C4">
        <w:rPr>
          <w:rFonts w:asciiTheme="minorHAnsi" w:eastAsiaTheme="minorHAnsi" w:hAnsiTheme="minorHAnsi" w:cstheme="minorBidi"/>
          <w:kern w:val="2"/>
          <w:sz w:val="22"/>
          <w:szCs w:val="22"/>
          <w:lang w:eastAsia="en-US"/>
          <w14:ligatures w14:val="standardContextual"/>
        </w:rPr>
        <w:t>strategies</w:t>
      </w:r>
      <w:commentRangeEnd w:id="5"/>
      <w:r w:rsidR="00B46172" w:rsidRPr="007753C4">
        <w:rPr>
          <w:rStyle w:val="CommentReference"/>
          <w:rFonts w:asciiTheme="minorHAnsi" w:eastAsiaTheme="minorHAnsi" w:hAnsiTheme="minorHAnsi" w:cstheme="minorBidi"/>
          <w:kern w:val="2"/>
          <w:sz w:val="22"/>
          <w:szCs w:val="22"/>
          <w:lang w:eastAsia="en-US"/>
          <w14:ligatures w14:val="standardContextual"/>
        </w:rPr>
        <w:commentReference w:id="5"/>
      </w:r>
      <w:r w:rsidRPr="007753C4">
        <w:rPr>
          <w:rFonts w:asciiTheme="minorHAnsi" w:eastAsiaTheme="minorHAnsi" w:hAnsiTheme="minorHAnsi" w:cstheme="minorBidi"/>
          <w:kern w:val="2"/>
          <w:sz w:val="22"/>
          <w:szCs w:val="22"/>
          <w:lang w:eastAsia="en-US"/>
          <w14:ligatures w14:val="standardContextual"/>
        </w:rPr>
        <w:t>.</w:t>
      </w:r>
    </w:p>
    <w:p w14:paraId="75CABAD3" w14:textId="0D4D3C34" w:rsidR="00A34CC3" w:rsidRPr="0015362C" w:rsidRDefault="00EE4469" w:rsidP="00281416">
      <w:pPr>
        <w:ind w:left="28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data augmentation, bias mitigation, sensitive attributes, proxy </w:t>
      </w:r>
      <w:r w:rsidR="00F651EF">
        <w:rPr>
          <w:sz w:val="20"/>
          <w:szCs w:val="20"/>
        </w:rPr>
        <w:t>words</w:t>
      </w:r>
      <w:r w:rsidR="00A34CC3" w:rsidRPr="00B4319E">
        <w:rPr>
          <w:sz w:val="20"/>
          <w:szCs w:val="20"/>
        </w:rPr>
        <w:t>, machine learning</w:t>
      </w:r>
      <w:r w:rsidR="002F7F4E">
        <w:rPr>
          <w:sz w:val="20"/>
          <w:szCs w:val="20"/>
        </w:rPr>
        <w:t>, LIME</w:t>
      </w:r>
    </w:p>
    <w:p w14:paraId="05BEC378" w14:textId="655E9DFF" w:rsidR="009E033F" w:rsidRPr="00B4319E" w:rsidRDefault="00BF7869" w:rsidP="00A34CC3">
      <w:pPr>
        <w:pStyle w:val="ListParagraph"/>
        <w:numPr>
          <w:ilvl w:val="0"/>
          <w:numId w:val="4"/>
        </w:numPr>
        <w:rPr>
          <w:b/>
          <w:bCs/>
          <w:sz w:val="28"/>
          <w:szCs w:val="28"/>
        </w:rPr>
      </w:pPr>
      <w:commentRangeStart w:id="6"/>
      <w:r w:rsidRPr="00B4319E">
        <w:rPr>
          <w:b/>
          <w:bCs/>
          <w:sz w:val="28"/>
          <w:szCs w:val="28"/>
        </w:rPr>
        <w:t>Introduction</w:t>
      </w:r>
      <w:commentRangeEnd w:id="6"/>
      <w:r w:rsidR="008935A4" w:rsidRPr="00B4319E">
        <w:rPr>
          <w:rStyle w:val="CommentReference"/>
          <w:b/>
          <w:bCs/>
          <w:sz w:val="28"/>
          <w:szCs w:val="28"/>
        </w:rPr>
        <w:commentReference w:id="6"/>
      </w:r>
      <w:r w:rsidRPr="00B4319E">
        <w:rPr>
          <w:b/>
          <w:bCs/>
          <w:sz w:val="28"/>
          <w:szCs w:val="28"/>
        </w:rPr>
        <w:t>:</w:t>
      </w:r>
    </w:p>
    <w:p w14:paraId="0BD492DD" w14:textId="1EE908C0" w:rsidR="00623D2A" w:rsidRDefault="00A34CC3" w:rsidP="00281416">
      <w:pPr>
        <w:ind w:left="284"/>
        <w:rPr>
          <w:sz w:val="22"/>
          <w:szCs w:val="22"/>
        </w:rPr>
      </w:pPr>
      <w:r w:rsidRPr="00281416">
        <w:rPr>
          <w:sz w:val="22"/>
          <w:szCs w:val="22"/>
        </w:rPr>
        <w:t xml:space="preserve">The integration of artificial intelligence (AI) into recruitment processes has transformed how organizations evaluate job applicants. </w:t>
      </w:r>
      <w:r w:rsidR="000B324B" w:rsidRPr="00281416">
        <w:rPr>
          <w:sz w:val="22"/>
          <w:szCs w:val="22"/>
        </w:rPr>
        <w:t xml:space="preserve">While AI offers scalable tools for resume screening and candidate evaluation, growing evidence suggests that these systems risk perpetuating or amplifying </w:t>
      </w:r>
      <w:r w:rsidR="000B324B" w:rsidRPr="00281416">
        <w:rPr>
          <w:b/>
          <w:bCs/>
          <w:sz w:val="22"/>
          <w:szCs w:val="22"/>
        </w:rPr>
        <w:t>gender biases</w:t>
      </w:r>
      <w:r w:rsidR="000B324B" w:rsidRPr="00281416">
        <w:rPr>
          <w:sz w:val="22"/>
          <w:szCs w:val="22"/>
        </w:rPr>
        <w:t xml:space="preserve"> embedded in training data and model architectures (</w:t>
      </w:r>
      <w:hyperlink r:id="rId15" w:history="1">
        <w:r w:rsidR="000B324B" w:rsidRPr="00281416">
          <w:rPr>
            <w:rStyle w:val="Hyperlink"/>
            <w:sz w:val="22"/>
            <w:szCs w:val="22"/>
          </w:rPr>
          <w:t>Fabris et al., 2025).</w:t>
        </w:r>
      </w:hyperlink>
      <w:r w:rsidRPr="00281416">
        <w:rPr>
          <w:sz w:val="22"/>
          <w:szCs w:val="22"/>
        </w:rPr>
        <w:t xml:space="preserve"> </w:t>
      </w:r>
      <w:r w:rsidR="000B324B" w:rsidRPr="00281416">
        <w:rPr>
          <w:sz w:val="22"/>
          <w:szCs w:val="22"/>
        </w:rPr>
        <w:t>This is particularly critical during the early stages of hiring, where automated models interpret CVs and cover letters—documents that inherently reflect individual self-presentation strategies shaped by societal norms (</w:t>
      </w:r>
      <w:hyperlink r:id="rId16" w:history="1">
        <w:r w:rsidR="000B324B" w:rsidRPr="00281416">
          <w:rPr>
            <w:rStyle w:val="Hyperlink"/>
            <w:sz w:val="22"/>
            <w:szCs w:val="22"/>
          </w:rPr>
          <w:t>Marti Marcet, 2023</w:t>
        </w:r>
      </w:hyperlink>
      <w:r w:rsidR="000B324B" w:rsidRPr="00281416">
        <w:rPr>
          <w:sz w:val="22"/>
          <w:szCs w:val="22"/>
        </w:rPr>
        <w:t xml:space="preserve">). </w:t>
      </w:r>
      <w:r w:rsidRPr="00281416">
        <w:rPr>
          <w:sz w:val="22"/>
          <w:szCs w:val="22"/>
        </w:rPr>
        <w:t xml:space="preserve">AI systems trained on real-world data are vulnerable to perpetuating historical societal biases, </w:t>
      </w:r>
      <w:r w:rsidR="00F45D03">
        <w:rPr>
          <w:sz w:val="22"/>
          <w:szCs w:val="22"/>
        </w:rPr>
        <w:t>including</w:t>
      </w:r>
      <w:r w:rsidRPr="00281416">
        <w:rPr>
          <w:sz w:val="22"/>
          <w:szCs w:val="22"/>
        </w:rPr>
        <w:t xml:space="preserve"> gender biases embedded in language and occupational roles. This study is part of the broader Horizon Europe BIAS project, which aims to examine and mitigate such biases in AI systems deployed within labor market contexts.</w:t>
      </w:r>
    </w:p>
    <w:p w14:paraId="6A25E934" w14:textId="2F21A8CA" w:rsidR="00F45D03" w:rsidRPr="00281416" w:rsidRDefault="00F45D03" w:rsidP="00F45D03">
      <w:pPr>
        <w:pStyle w:val="ListParagraph"/>
        <w:ind w:left="360"/>
        <w:rPr>
          <w:b/>
          <w:bCs/>
          <w:sz w:val="22"/>
          <w:szCs w:val="22"/>
        </w:rPr>
      </w:pPr>
      <w:r>
        <w:rPr>
          <w:sz w:val="22"/>
          <w:szCs w:val="22"/>
        </w:rPr>
        <w:t>T</w:t>
      </w:r>
      <w:r w:rsidRPr="00ED0276">
        <w:rPr>
          <w:sz w:val="22"/>
          <w:szCs w:val="22"/>
        </w:rPr>
        <w:t xml:space="preserve">his </w:t>
      </w:r>
      <w:r>
        <w:rPr>
          <w:sz w:val="22"/>
          <w:szCs w:val="22"/>
        </w:rPr>
        <w:t>project</w:t>
      </w:r>
      <w:r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materials</w:t>
      </w:r>
      <w:r>
        <w:rPr>
          <w:sz w:val="22"/>
          <w:szCs w:val="22"/>
        </w:rPr>
        <w:t>.</w:t>
      </w:r>
      <w:r w:rsidRPr="004E3F17">
        <w:rPr>
          <w:rFonts w:ascii="Times New Roman" w:eastAsia="Times New Roman" w:hAnsi="Times New Roman" w:cs="Times New Roman"/>
          <w:kern w:val="0"/>
          <w:lang/>
          <w14:ligatures w14:val="none"/>
        </w:rPr>
        <w:t xml:space="preserve"> </w:t>
      </w:r>
      <w:r w:rsidRPr="004E3F17">
        <w:rPr>
          <w:sz w:val="22"/>
          <w:szCs w:val="22"/>
        </w:rPr>
        <w:t>We generate artificial CVs and cover letters that allow controlled variation of:</w:t>
      </w:r>
    </w:p>
    <w:p w14:paraId="4B704FA6" w14:textId="69D91990" w:rsidR="00F45D03" w:rsidRPr="004E3F17" w:rsidRDefault="00F45D03" w:rsidP="00F45D03">
      <w:pPr>
        <w:numPr>
          <w:ilvl w:val="0"/>
          <w:numId w:val="32"/>
        </w:numPr>
        <w:rPr>
          <w:sz w:val="22"/>
          <w:szCs w:val="22"/>
        </w:rPr>
      </w:pPr>
      <w:r w:rsidRPr="004E3F17">
        <w:rPr>
          <w:sz w:val="22"/>
          <w:szCs w:val="22"/>
        </w:rPr>
        <w:t>Demographic attributes (e.g., gender markers</w:t>
      </w:r>
      <w:r w:rsidR="004E03A5">
        <w:rPr>
          <w:sz w:val="22"/>
          <w:szCs w:val="22"/>
        </w:rPr>
        <w:t xml:space="preserve"> like he, she, her, his;</w:t>
      </w:r>
      <w:r w:rsidRPr="004E3F17">
        <w:rPr>
          <w:sz w:val="22"/>
          <w:szCs w:val="22"/>
        </w:rPr>
        <w:t xml:space="preserve"> names</w:t>
      </w:r>
      <w:r w:rsidR="004E03A5">
        <w:rPr>
          <w:sz w:val="22"/>
          <w:szCs w:val="22"/>
        </w:rPr>
        <w:t xml:space="preserve"> like Jennifer, </w:t>
      </w:r>
      <w:ins w:id="7" w:author="Puttick Alexandre Riemann" w:date="2025-07-24T19:19:00Z" w16du:dateUtc="2025-07-24T17:19:00Z">
        <w:r w:rsidR="00B46172">
          <w:rPr>
            <w:sz w:val="22"/>
            <w:szCs w:val="22"/>
            <w:lang w:val="en-US"/>
          </w:rPr>
          <w:t>P</w:t>
        </w:r>
      </w:ins>
      <w:del w:id="8" w:author="Puttick Alexandre Riemann" w:date="2025-07-24T19:19:00Z" w16du:dateUtc="2025-07-24T17:19:00Z">
        <w:r w:rsidR="004E03A5" w:rsidDel="00B46172">
          <w:rPr>
            <w:sz w:val="22"/>
            <w:szCs w:val="22"/>
          </w:rPr>
          <w:delText>p</w:delText>
        </w:r>
      </w:del>
      <w:r w:rsidR="004E03A5">
        <w:rPr>
          <w:sz w:val="22"/>
          <w:szCs w:val="22"/>
        </w:rPr>
        <w:t>iyush</w:t>
      </w:r>
      <w:r w:rsidRPr="004E3F17">
        <w:rPr>
          <w:sz w:val="22"/>
          <w:szCs w:val="22"/>
        </w:rPr>
        <w:t>)</w:t>
      </w:r>
    </w:p>
    <w:p w14:paraId="2EAC7264" w14:textId="77777777" w:rsidR="00F45D03" w:rsidRPr="006A54F8" w:rsidRDefault="00F45D03" w:rsidP="00F45D03">
      <w:pPr>
        <w:numPr>
          <w:ilvl w:val="0"/>
          <w:numId w:val="32"/>
        </w:numPr>
        <w:rPr>
          <w:sz w:val="22"/>
          <w:szCs w:val="22"/>
        </w:rPr>
      </w:pPr>
      <w:r w:rsidRPr="004E3F17">
        <w:rPr>
          <w:sz w:val="22"/>
          <w:szCs w:val="22"/>
        </w:rPr>
        <w:t xml:space="preserve">Linguistic </w:t>
      </w:r>
      <w:commentRangeStart w:id="9"/>
      <w:r w:rsidRPr="004E3F17">
        <w:rPr>
          <w:sz w:val="22"/>
          <w:szCs w:val="22"/>
        </w:rPr>
        <w:t xml:space="preserve">features </w:t>
      </w:r>
      <w:r>
        <w:rPr>
          <w:sz w:val="22"/>
          <w:szCs w:val="22"/>
        </w:rPr>
        <w:t>(eg.</w:t>
      </w:r>
      <w:r w:rsidRPr="005A569B">
        <w:rPr>
          <w:sz w:val="22"/>
          <w:szCs w:val="22"/>
        </w:rPr>
        <w:t xml:space="preserve"> </w:t>
      </w:r>
      <w:r>
        <w:rPr>
          <w:sz w:val="22"/>
          <w:szCs w:val="22"/>
        </w:rPr>
        <w:t>leader, mentor</w:t>
      </w:r>
      <w:commentRangeEnd w:id="9"/>
      <w:r w:rsidR="00B46172">
        <w:rPr>
          <w:rStyle w:val="CommentReference"/>
          <w:sz w:val="22"/>
          <w:szCs w:val="22"/>
        </w:rPr>
        <w:commentReference w:id="9"/>
      </w:r>
      <w:r>
        <w:rPr>
          <w:sz w:val="22"/>
          <w:szCs w:val="22"/>
        </w:rPr>
        <w:t>)</w:t>
      </w:r>
    </w:p>
    <w:p w14:paraId="28AD2D10" w14:textId="2707E72D" w:rsidR="00F45D03" w:rsidRDefault="00F45D03" w:rsidP="00F45D03">
      <w:pPr>
        <w:numPr>
          <w:ilvl w:val="0"/>
          <w:numId w:val="32"/>
        </w:numPr>
        <w:rPr>
          <w:sz w:val="22"/>
          <w:szCs w:val="22"/>
        </w:rPr>
      </w:pPr>
      <w:r w:rsidRPr="004E3F17">
        <w:rPr>
          <w:sz w:val="22"/>
          <w:szCs w:val="22"/>
        </w:rPr>
        <w:t>Sensitive/proxy terms (e.g.</w:t>
      </w:r>
      <w:r>
        <w:rPr>
          <w:sz w:val="22"/>
          <w:szCs w:val="22"/>
        </w:rPr>
        <w:t xml:space="preserve"> director, support, assistant, leader</w:t>
      </w:r>
      <w:r w:rsidRPr="004E3F17">
        <w:rPr>
          <w:sz w:val="22"/>
          <w:szCs w:val="22"/>
        </w:rPr>
        <w:t>,”</w:t>
      </w:r>
      <w:r>
        <w:rPr>
          <w:sz w:val="22"/>
          <w:szCs w:val="22"/>
        </w:rPr>
        <w:t xml:space="preserve">): </w:t>
      </w:r>
      <w:r w:rsidRPr="006E76E2">
        <w:rPr>
          <w:b/>
          <w:bCs/>
          <w:sz w:val="22"/>
          <w:szCs w:val="22"/>
        </w:rPr>
        <w:t>Proxy words</w:t>
      </w:r>
      <w:r w:rsidRPr="006E76E2">
        <w:rPr>
          <w:sz w:val="22"/>
          <w:szCs w:val="22"/>
        </w:rPr>
        <w:t xml:space="preserve"> are terms that</w:t>
      </w:r>
      <w:r w:rsidR="00CB6954">
        <w:rPr>
          <w:sz w:val="22"/>
          <w:szCs w:val="22"/>
        </w:rPr>
        <w:t xml:space="preserve"> can be used by</w:t>
      </w:r>
      <w:r w:rsidRPr="006E76E2">
        <w:rPr>
          <w:sz w:val="22"/>
          <w:szCs w:val="22"/>
        </w:rPr>
        <w:t xml:space="preserve"> </w:t>
      </w:r>
      <w:r>
        <w:rPr>
          <w:sz w:val="22"/>
          <w:szCs w:val="22"/>
        </w:rPr>
        <w:t>the</w:t>
      </w:r>
      <w:r w:rsidRPr="006E76E2">
        <w:rPr>
          <w:sz w:val="22"/>
          <w:szCs w:val="22"/>
        </w:rPr>
        <w:t xml:space="preserve"> model as indirect signals (often unintended) to predict sensitive attributes (like gender, race, or biases</w:t>
      </w:r>
      <w:r>
        <w:rPr>
          <w:sz w:val="22"/>
          <w:szCs w:val="22"/>
        </w:rPr>
        <w:t>)</w:t>
      </w:r>
      <w:r w:rsidRPr="006E76E2">
        <w:rPr>
          <w:sz w:val="22"/>
          <w:szCs w:val="22"/>
        </w:rPr>
        <w:t>.</w:t>
      </w:r>
    </w:p>
    <w:p w14:paraId="4FC8EC81" w14:textId="16A68446" w:rsidR="00F45D03" w:rsidRDefault="00F45D03" w:rsidP="00F45D03">
      <w:pPr>
        <w:ind w:left="284"/>
        <w:rPr>
          <w:sz w:val="22"/>
          <w:szCs w:val="22"/>
        </w:rPr>
      </w:pPr>
      <w:r>
        <w:rPr>
          <w:sz w:val="22"/>
          <w:szCs w:val="22"/>
        </w:rPr>
        <w:t xml:space="preserve">Related detailed work and experiments are discussed in Materials and Methods </w:t>
      </w:r>
      <w:commentRangeStart w:id="10"/>
      <w:r>
        <w:rPr>
          <w:sz w:val="22"/>
          <w:szCs w:val="22"/>
        </w:rPr>
        <w:t>section</w:t>
      </w:r>
      <w:commentRangeEnd w:id="10"/>
      <w:r w:rsidR="00B46172">
        <w:rPr>
          <w:rStyle w:val="CommentReference"/>
          <w:sz w:val="22"/>
          <w:szCs w:val="22"/>
        </w:rPr>
        <w:commentReference w:id="10"/>
      </w:r>
      <w:r>
        <w:rPr>
          <w:sz w:val="22"/>
          <w:szCs w:val="22"/>
        </w:rPr>
        <w:t>.</w:t>
      </w:r>
    </w:p>
    <w:p w14:paraId="36549AFD" w14:textId="77777777" w:rsidR="007C7622" w:rsidRPr="00D03297" w:rsidRDefault="007C7622" w:rsidP="007C7622">
      <w:pPr>
        <w:ind w:firstLine="360"/>
        <w:rPr>
          <w:sz w:val="22"/>
          <w:szCs w:val="22"/>
        </w:rPr>
      </w:pPr>
      <w:r w:rsidRPr="00D03297">
        <w:rPr>
          <w:sz w:val="22"/>
          <w:szCs w:val="22"/>
        </w:rPr>
        <w:t>The objectives of this study are:</w:t>
      </w:r>
    </w:p>
    <w:p w14:paraId="66CAB021" w14:textId="77777777" w:rsidR="007C7622" w:rsidRDefault="007C7622" w:rsidP="007C7622">
      <w:pPr>
        <w:pStyle w:val="ListParagraph"/>
        <w:numPr>
          <w:ilvl w:val="0"/>
          <w:numId w:val="29"/>
        </w:numPr>
        <w:rPr>
          <w:sz w:val="22"/>
          <w:szCs w:val="22"/>
        </w:rPr>
      </w:pPr>
      <w:r w:rsidRPr="00623D2A">
        <w:rPr>
          <w:sz w:val="22"/>
          <w:szCs w:val="22"/>
        </w:rPr>
        <w:t>How much gender information can be inferred from the data (bios/CV cover letters)? What can be done to mask that information?</w:t>
      </w:r>
    </w:p>
    <w:p w14:paraId="08D3C220" w14:textId="77777777" w:rsidR="007C7622" w:rsidRDefault="007C7622" w:rsidP="007C7622">
      <w:pPr>
        <w:pStyle w:val="ListParagraph"/>
        <w:numPr>
          <w:ilvl w:val="0"/>
          <w:numId w:val="29"/>
        </w:numPr>
        <w:rPr>
          <w:sz w:val="22"/>
          <w:szCs w:val="22"/>
        </w:rPr>
      </w:pPr>
      <w:r w:rsidRPr="00623D2A">
        <w:rPr>
          <w:sz w:val="22"/>
          <w:szCs w:val="22"/>
        </w:rPr>
        <w:lastRenderedPageBreak/>
        <w:t xml:space="preserve">How does the presence of gender information affect the generation of synthetic data? How susceptible is the generated data to gender bias? </w:t>
      </w:r>
    </w:p>
    <w:p w14:paraId="3ECAFAD3" w14:textId="77777777" w:rsidR="007C7622" w:rsidRDefault="007C7622" w:rsidP="007C7622">
      <w:pPr>
        <w:pStyle w:val="ListParagraph"/>
        <w:numPr>
          <w:ilvl w:val="0"/>
          <w:numId w:val="29"/>
        </w:numPr>
        <w:rPr>
          <w:sz w:val="22"/>
          <w:szCs w:val="22"/>
        </w:rPr>
      </w:pPr>
      <w:r w:rsidRPr="00D03297">
        <w:rPr>
          <w:sz w:val="22"/>
          <w:szCs w:val="22"/>
        </w:rPr>
        <w:t>Evaluate the behaviour of existing NLP models against this synthetic dataset</w:t>
      </w:r>
      <w:r>
        <w:rPr>
          <w:sz w:val="22"/>
          <w:szCs w:val="22"/>
        </w:rPr>
        <w:t xml:space="preserve"> using LIME classifier</w:t>
      </w:r>
      <w:r w:rsidRPr="00D03297">
        <w:rPr>
          <w:sz w:val="22"/>
          <w:szCs w:val="22"/>
        </w:rPr>
        <w:t xml:space="preserve"> to assess and mitigate their bias responses.</w:t>
      </w:r>
    </w:p>
    <w:p w14:paraId="4D61A71B" w14:textId="3A74D174" w:rsidR="007C7622" w:rsidRPr="007C7622" w:rsidRDefault="007C7622" w:rsidP="007C7622">
      <w:pPr>
        <w:pStyle w:val="ListParagraph"/>
        <w:numPr>
          <w:ilvl w:val="0"/>
          <w:numId w:val="29"/>
        </w:numPr>
        <w:rPr>
          <w:sz w:val="22"/>
          <w:szCs w:val="22"/>
        </w:rPr>
      </w:pPr>
      <w:r w:rsidRPr="00623D2A">
        <w:rPr>
          <w:sz w:val="22"/>
          <w:szCs w:val="22"/>
        </w:rPr>
        <w:t>Is there potential to use the explored methods to help mitigate unfair discrimination in recruitment?</w:t>
      </w:r>
    </w:p>
    <w:p w14:paraId="42D4D912" w14:textId="77777777" w:rsidR="00281416" w:rsidRDefault="00ED7E52" w:rsidP="00281416">
      <w:pPr>
        <w:ind w:firstLine="284"/>
        <w:rPr>
          <w:b/>
          <w:bCs/>
          <w:sz w:val="22"/>
          <w:szCs w:val="22"/>
        </w:rPr>
      </w:pPr>
      <w:r w:rsidRPr="00281416">
        <w:rPr>
          <w:b/>
          <w:bCs/>
          <w:sz w:val="22"/>
          <w:szCs w:val="22"/>
        </w:rPr>
        <w:t>2</w:t>
      </w:r>
      <w:r w:rsidR="00A34CC3" w:rsidRPr="00281416">
        <w:rPr>
          <w:b/>
          <w:bCs/>
          <w:sz w:val="22"/>
          <w:szCs w:val="22"/>
        </w:rPr>
        <w:t xml:space="preserve">.1. </w:t>
      </w:r>
      <w:commentRangeStart w:id="11"/>
      <w:commentRangeStart w:id="12"/>
      <w:r w:rsidR="006A54F8" w:rsidRPr="00281416">
        <w:rPr>
          <w:b/>
          <w:bCs/>
        </w:rPr>
        <w:t>Related work</w:t>
      </w:r>
      <w:commentRangeEnd w:id="11"/>
      <w:r w:rsidR="00A30E50" w:rsidRPr="00281416">
        <w:rPr>
          <w:rStyle w:val="CommentReference"/>
          <w:b/>
          <w:bCs/>
          <w:sz w:val="24"/>
          <w:szCs w:val="24"/>
        </w:rPr>
        <w:commentReference w:id="11"/>
      </w:r>
      <w:commentRangeEnd w:id="12"/>
      <w:r w:rsidR="00A30E50" w:rsidRPr="00281416">
        <w:rPr>
          <w:rStyle w:val="CommentReference"/>
          <w:b/>
          <w:bCs/>
          <w:sz w:val="24"/>
          <w:szCs w:val="24"/>
        </w:rPr>
        <w:commentReference w:id="12"/>
      </w:r>
      <w:r w:rsidR="006A54F8" w:rsidRPr="00281416">
        <w:rPr>
          <w:b/>
          <w:bCs/>
        </w:rPr>
        <w:t>:</w:t>
      </w:r>
    </w:p>
    <w:p w14:paraId="5D66A24F" w14:textId="1008F612" w:rsidR="00ED0276" w:rsidRPr="00281416" w:rsidRDefault="006A54F8" w:rsidP="00281416">
      <w:pPr>
        <w:ind w:firstLine="284"/>
        <w:rPr>
          <w:b/>
          <w:bCs/>
          <w:sz w:val="22"/>
          <w:szCs w:val="22"/>
        </w:rPr>
      </w:pPr>
      <w:r w:rsidRPr="00281416">
        <w:rPr>
          <w:b/>
          <w:bCs/>
          <w:sz w:val="22"/>
          <w:szCs w:val="22"/>
        </w:rPr>
        <w:t xml:space="preserve">2.1.1 </w:t>
      </w:r>
      <w:r w:rsidR="00A34CC3" w:rsidRPr="00281416">
        <w:rPr>
          <w:b/>
          <w:bCs/>
          <w:sz w:val="22"/>
          <w:szCs w:val="22"/>
        </w:rPr>
        <w:t xml:space="preserve">Gender Disparities in Training </w:t>
      </w:r>
      <w:commentRangeStart w:id="13"/>
      <w:r w:rsidR="00A34CC3" w:rsidRPr="00281416">
        <w:rPr>
          <w:b/>
          <w:bCs/>
          <w:sz w:val="22"/>
          <w:szCs w:val="22"/>
        </w:rPr>
        <w:t>Data</w:t>
      </w:r>
      <w:commentRangeEnd w:id="13"/>
      <w:r w:rsidR="008935A4" w:rsidRPr="00281416">
        <w:rPr>
          <w:rStyle w:val="CommentReference"/>
          <w:b/>
          <w:bCs/>
          <w:sz w:val="22"/>
          <w:szCs w:val="22"/>
        </w:rPr>
        <w:commentReference w:id="13"/>
      </w:r>
    </w:p>
    <w:p w14:paraId="3F409480" w14:textId="4E2CC0C0" w:rsidR="00A34CC3" w:rsidRPr="00F45D03" w:rsidRDefault="00A34CC3" w:rsidP="00F45D03">
      <w:pPr>
        <w:ind w:left="284"/>
        <w:rPr>
          <w:sz w:val="22"/>
          <w:szCs w:val="22"/>
        </w:rPr>
      </w:pPr>
      <w:r w:rsidRPr="00281416">
        <w:rPr>
          <w:sz w:val="22"/>
          <w:szCs w:val="22"/>
        </w:rPr>
        <w:t xml:space="preserve">One of the foundational challenges in mitigating bias in AI hiring systems is the representational imbalance in training datasets. </w:t>
      </w:r>
      <w:ins w:id="14" w:author="Puttick Alexandre Riemann" w:date="2025-07-24T19:29:00Z" w16du:dateUtc="2025-07-24T17:29:00Z">
        <w:r w:rsidR="008935A4">
          <w:rPr>
            <w:sz w:val="22"/>
            <w:szCs w:val="22"/>
            <w:lang w:val="en-US"/>
          </w:rPr>
          <w:t xml:space="preserve">The </w:t>
        </w:r>
      </w:ins>
      <w:r w:rsidR="00F45D03" w:rsidRPr="00F45D03">
        <w:rPr>
          <w:sz w:val="22"/>
          <w:szCs w:val="22"/>
        </w:rPr>
        <w:t>BiasBios</w:t>
      </w:r>
      <w:r w:rsidR="00F45D03">
        <w:rPr>
          <w:sz w:val="22"/>
          <w:szCs w:val="22"/>
        </w:rPr>
        <w:t xml:space="preserve"> dataset</w:t>
      </w:r>
      <w:r w:rsidR="00F45D03" w:rsidRPr="00F45D03">
        <w:rPr>
          <w:sz w:val="22"/>
          <w:szCs w:val="22"/>
        </w:rPr>
        <w:t xml:space="preserve"> is scraped from the internet and likely reflects gender disparities that are also in the internet-scraped pre-training data of LLMs.</w:t>
      </w:r>
      <w:r w:rsidR="00F45D03">
        <w:rPr>
          <w:sz w:val="22"/>
          <w:szCs w:val="22"/>
        </w:rPr>
        <w:t xml:space="preserve"> </w:t>
      </w:r>
      <w:r w:rsidRPr="00281416">
        <w:rPr>
          <w:sz w:val="22"/>
          <w:szCs w:val="22"/>
        </w:rPr>
        <w:t>As visualized in Figure 1</w:t>
      </w:r>
      <w:r w:rsidR="00ED0276" w:rsidRPr="00281416">
        <w:rPr>
          <w:sz w:val="22"/>
          <w:szCs w:val="22"/>
        </w:rPr>
        <w:t xml:space="preserve"> and 2</w:t>
      </w:r>
      <w:r w:rsidRPr="00281416">
        <w:rPr>
          <w:sz w:val="22"/>
          <w:szCs w:val="22"/>
        </w:rPr>
        <w:t>, a disproportionate representation exists between male and female entries, with 53.9% identified as male (213,543) and 46.1% as female (182,646). While this may seem modest, such imbalances become more problematic when they intersect with gender-stereotyped occupational labels</w:t>
      </w:r>
      <w:r w:rsidR="0098150B" w:rsidRPr="00281416">
        <w:rPr>
          <w:sz w:val="22"/>
          <w:szCs w:val="22"/>
        </w:rPr>
        <w:t xml:space="preserve">, where roles like “nurse” or “yoga teacher” show over </w:t>
      </w:r>
      <w:r w:rsidR="0098150B" w:rsidRPr="00281416">
        <w:rPr>
          <w:b/>
          <w:bCs/>
          <w:sz w:val="22"/>
          <w:szCs w:val="22"/>
        </w:rPr>
        <w:t>80% female representation</w:t>
      </w:r>
      <w:r w:rsidR="0098150B" w:rsidRPr="00281416">
        <w:rPr>
          <w:sz w:val="22"/>
          <w:szCs w:val="22"/>
        </w:rPr>
        <w:t>, while positions such as “software engineer” or “rapper” are male-dominated (</w:t>
      </w:r>
      <w:hyperlink r:id="rId17" w:history="1">
        <w:r w:rsidR="0098150B" w:rsidRPr="00281416">
          <w:rPr>
            <w:rStyle w:val="Hyperlink"/>
            <w:sz w:val="22"/>
            <w:szCs w:val="22"/>
          </w:rPr>
          <w:t>Mansouri et al., 2024</w:t>
        </w:r>
      </w:hyperlink>
      <w:r w:rsidR="0098150B" w:rsidRPr="00281416">
        <w:rPr>
          <w:sz w:val="22"/>
          <w:szCs w:val="22"/>
        </w:rPr>
        <w:t xml:space="preserve">; </w:t>
      </w:r>
      <w:hyperlink r:id="rId18" w:history="1">
        <w:r w:rsidR="0098150B" w:rsidRPr="00281416">
          <w:rPr>
            <w:rStyle w:val="Hyperlink"/>
            <w:sz w:val="22"/>
            <w:szCs w:val="22"/>
          </w:rPr>
          <w:t>Mihaljević et al., 2022</w:t>
        </w:r>
      </w:hyperlink>
      <w:r w:rsidR="0098150B" w:rsidRPr="00281416">
        <w:rPr>
          <w:sz w:val="22"/>
          <w:szCs w:val="22"/>
        </w:rPr>
        <w:t>)</w:t>
      </w:r>
    </w:p>
    <w:p w14:paraId="22FE6576" w14:textId="77777777" w:rsidR="00281416" w:rsidRDefault="00A34CC3" w:rsidP="00281416">
      <w:pPr>
        <w:ind w:left="284"/>
        <w:rPr>
          <w:sz w:val="22"/>
          <w:szCs w:val="22"/>
        </w:rPr>
      </w:pPr>
      <w:r w:rsidRPr="00281416">
        <w:rPr>
          <w:sz w:val="22"/>
          <w:szCs w:val="22"/>
        </w:rPr>
        <w:t xml:space="preserve">Further disaggregation by profession (Figure </w:t>
      </w:r>
      <w:r w:rsidR="00ED0276" w:rsidRPr="00281416">
        <w:rPr>
          <w:sz w:val="22"/>
          <w:szCs w:val="22"/>
        </w:rPr>
        <w:t>3</w:t>
      </w:r>
      <w:r w:rsidRPr="00281416">
        <w:rPr>
          <w:sz w:val="22"/>
          <w:szCs w:val="22"/>
        </w:rPr>
        <w:t>) illustrates that certain occupations are strongly gender-coded in the dataset. For instance, female representation is overwhelmingly dominant in roles such as:</w:t>
      </w:r>
    </w:p>
    <w:p w14:paraId="4AA61429" w14:textId="28536961" w:rsidR="00A34CC3" w:rsidRPr="00281416" w:rsidRDefault="00A34CC3" w:rsidP="00281416">
      <w:pPr>
        <w:pStyle w:val="ListParagraph"/>
        <w:numPr>
          <w:ilvl w:val="0"/>
          <w:numId w:val="87"/>
        </w:numPr>
        <w:rPr>
          <w:sz w:val="22"/>
          <w:szCs w:val="22"/>
        </w:rPr>
      </w:pPr>
      <w:r w:rsidRPr="00281416">
        <w:rPr>
          <w:sz w:val="22"/>
          <w:szCs w:val="22"/>
        </w:rPr>
        <w:t>Dietitian (93%)</w:t>
      </w:r>
    </w:p>
    <w:p w14:paraId="6060388B" w14:textId="77777777" w:rsidR="00A34CC3" w:rsidRPr="007753C4" w:rsidRDefault="00A34CC3" w:rsidP="00A34CC3">
      <w:pPr>
        <w:pStyle w:val="ListParagraph"/>
        <w:numPr>
          <w:ilvl w:val="0"/>
          <w:numId w:val="23"/>
        </w:numPr>
        <w:rPr>
          <w:sz w:val="22"/>
          <w:szCs w:val="22"/>
        </w:rPr>
      </w:pPr>
      <w:r w:rsidRPr="007753C4">
        <w:rPr>
          <w:sz w:val="22"/>
          <w:szCs w:val="22"/>
        </w:rPr>
        <w:t>Nurse (91%)</w:t>
      </w:r>
    </w:p>
    <w:p w14:paraId="42A9CB14" w14:textId="3EE0CADF" w:rsidR="00B05234" w:rsidRPr="007753C4" w:rsidRDefault="00B05234" w:rsidP="00A34CC3">
      <w:pPr>
        <w:pStyle w:val="ListParagraph"/>
        <w:numPr>
          <w:ilvl w:val="0"/>
          <w:numId w:val="23"/>
        </w:numPr>
        <w:rPr>
          <w:sz w:val="22"/>
          <w:szCs w:val="22"/>
        </w:rPr>
      </w:pPr>
      <w:r w:rsidRPr="007753C4">
        <w:rPr>
          <w:sz w:val="22"/>
          <w:szCs w:val="22"/>
        </w:rPr>
        <w:t>Yoga Teacher(85%)</w:t>
      </w:r>
    </w:p>
    <w:p w14:paraId="6666098E" w14:textId="77777777" w:rsidR="00A34CC3" w:rsidRPr="007753C4" w:rsidRDefault="00A34CC3" w:rsidP="00A34CC3">
      <w:pPr>
        <w:pStyle w:val="ListParagraph"/>
        <w:numPr>
          <w:ilvl w:val="0"/>
          <w:numId w:val="23"/>
        </w:numPr>
        <w:rPr>
          <w:sz w:val="22"/>
          <w:szCs w:val="22"/>
        </w:rPr>
      </w:pPr>
      <w:r w:rsidRPr="007753C4">
        <w:rPr>
          <w:sz w:val="22"/>
          <w:szCs w:val="22"/>
        </w:rPr>
        <w:t>Interior Designer (81%)</w:t>
      </w:r>
    </w:p>
    <w:p w14:paraId="73897D5A" w14:textId="77777777" w:rsidR="00A34CC3" w:rsidRPr="007753C4" w:rsidRDefault="00A34CC3" w:rsidP="00281416">
      <w:pPr>
        <w:pStyle w:val="ListParagraph"/>
        <w:ind w:left="284"/>
        <w:rPr>
          <w:sz w:val="22"/>
          <w:szCs w:val="22"/>
        </w:rPr>
      </w:pPr>
      <w:r w:rsidRPr="007753C4">
        <w:rPr>
          <w:sz w:val="22"/>
          <w:szCs w:val="22"/>
        </w:rPr>
        <w:t>In contrast, male-dominated professions include:</w:t>
      </w:r>
    </w:p>
    <w:p w14:paraId="566FF685" w14:textId="5F4E03B8" w:rsidR="00B05234" w:rsidRPr="007753C4" w:rsidRDefault="00B05234" w:rsidP="00B05234">
      <w:pPr>
        <w:pStyle w:val="ListParagraph"/>
        <w:numPr>
          <w:ilvl w:val="0"/>
          <w:numId w:val="24"/>
        </w:numPr>
        <w:rPr>
          <w:sz w:val="22"/>
          <w:szCs w:val="22"/>
        </w:rPr>
      </w:pPr>
      <w:r w:rsidRPr="007753C4">
        <w:rPr>
          <w:sz w:val="22"/>
          <w:szCs w:val="22"/>
        </w:rPr>
        <w:t>Rapper (90%)</w:t>
      </w:r>
    </w:p>
    <w:p w14:paraId="644738C2" w14:textId="45A4A550" w:rsidR="00B05234" w:rsidRPr="007753C4" w:rsidRDefault="00B05234" w:rsidP="00B05234">
      <w:pPr>
        <w:pStyle w:val="ListParagraph"/>
        <w:numPr>
          <w:ilvl w:val="0"/>
          <w:numId w:val="24"/>
        </w:numPr>
        <w:rPr>
          <w:sz w:val="22"/>
          <w:szCs w:val="22"/>
        </w:rPr>
      </w:pPr>
      <w:r w:rsidRPr="007753C4">
        <w:rPr>
          <w:sz w:val="22"/>
          <w:szCs w:val="22"/>
        </w:rPr>
        <w:t>Dj(86%)</w:t>
      </w:r>
    </w:p>
    <w:p w14:paraId="59D203FF" w14:textId="77777777" w:rsidR="00A34CC3" w:rsidRPr="007753C4" w:rsidRDefault="00A34CC3" w:rsidP="00A34CC3">
      <w:pPr>
        <w:pStyle w:val="ListParagraph"/>
        <w:numPr>
          <w:ilvl w:val="0"/>
          <w:numId w:val="24"/>
        </w:numPr>
        <w:rPr>
          <w:sz w:val="22"/>
          <w:szCs w:val="22"/>
        </w:rPr>
      </w:pPr>
      <w:r w:rsidRPr="007753C4">
        <w:rPr>
          <w:sz w:val="22"/>
          <w:szCs w:val="22"/>
        </w:rPr>
        <w:t>Surgeon (85%)</w:t>
      </w:r>
    </w:p>
    <w:p w14:paraId="0D374668" w14:textId="362B4A84" w:rsidR="00B05234" w:rsidRPr="007753C4" w:rsidRDefault="00B05234" w:rsidP="00B05234">
      <w:pPr>
        <w:pStyle w:val="ListParagraph"/>
        <w:numPr>
          <w:ilvl w:val="0"/>
          <w:numId w:val="24"/>
        </w:numPr>
        <w:rPr>
          <w:sz w:val="22"/>
          <w:szCs w:val="22"/>
        </w:rPr>
      </w:pPr>
      <w:r w:rsidRPr="007753C4">
        <w:rPr>
          <w:sz w:val="22"/>
          <w:szCs w:val="22"/>
        </w:rPr>
        <w:t>Software Engineer (85%)</w:t>
      </w:r>
    </w:p>
    <w:p w14:paraId="568300A5" w14:textId="393B2E9F" w:rsidR="006D40B3" w:rsidRPr="00187EDF" w:rsidRDefault="00AB1725" w:rsidP="00281416">
      <w:pPr>
        <w:ind w:left="284"/>
        <w:rPr>
          <w:sz w:val="22"/>
          <w:szCs w:val="22"/>
        </w:rPr>
      </w:pPr>
      <w:r w:rsidRPr="00187EDF">
        <w:rPr>
          <w:sz w:val="22"/>
          <w:szCs w:val="22"/>
        </w:rPr>
        <w:t>These imbalances are more than representational; they shape model behavior. For instance, (</w:t>
      </w:r>
      <w:hyperlink r:id="rId19" w:history="1">
        <w:r w:rsidRPr="00187EDF">
          <w:rPr>
            <w:rStyle w:val="Hyperlink"/>
            <w:sz w:val="22"/>
            <w:szCs w:val="22"/>
          </w:rPr>
          <w:t>Njoto et al.,2022</w:t>
        </w:r>
      </w:hyperlink>
      <w:r w:rsidRPr="00187EDF">
        <w:rPr>
          <w:sz w:val="22"/>
          <w:szCs w:val="22"/>
        </w:rPr>
        <w:t xml:space="preserve">) illustrate that pretrained NLP models frequently learn semantic associations between gendered terms and specific job roles, leading to disparate treatment of candidates in algorithmic hiring pipelines. </w:t>
      </w:r>
      <w:r w:rsidR="00ED0276" w:rsidRPr="00187EDF">
        <w:rPr>
          <w:sz w:val="22"/>
          <w:szCs w:val="22"/>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187EDF">
        <w:rPr>
          <w:sz w:val="22"/>
          <w:szCs w:val="22"/>
        </w:rPr>
        <w:t xml:space="preserve"> </w:t>
      </w:r>
      <w:r w:rsidR="00ED0276" w:rsidRPr="00187EDF">
        <w:rPr>
          <w:sz w:val="22"/>
          <w:szCs w:val="22"/>
        </w:rPr>
        <w:t>between gendered language cues and professional</w:t>
      </w:r>
      <w:r w:rsidRPr="00187EDF">
        <w:rPr>
          <w:sz w:val="22"/>
          <w:szCs w:val="22"/>
        </w:rPr>
        <w:t xml:space="preserve"> </w:t>
      </w:r>
      <w:r w:rsidR="00ED0276" w:rsidRPr="00187EDF">
        <w:rPr>
          <w:sz w:val="22"/>
          <w:szCs w:val="22"/>
        </w:rPr>
        <w:t>competence.</w:t>
      </w:r>
    </w:p>
    <w:p w14:paraId="0F054318" w14:textId="6D6097D2" w:rsidR="00187EDF" w:rsidRPr="00187EDF" w:rsidRDefault="00187EDF" w:rsidP="00187EDF">
      <w:pPr>
        <w:ind w:left="284"/>
        <w:rPr>
          <w:sz w:val="22"/>
          <w:szCs w:val="22"/>
        </w:rPr>
      </w:pPr>
      <w:r w:rsidRPr="00187EDF">
        <w:rPr>
          <w:sz w:val="22"/>
          <w:szCs w:val="22"/>
        </w:rPr>
        <w:t>The analysis of the BiasBios dataset identified gender imbalances both in overall representation and gender-stereotyped occupations (e.g., 90% of “rappers” male; 93% of “dietitians” female).</w:t>
      </w:r>
      <w:r>
        <w:rPr>
          <w:sz w:val="22"/>
          <w:szCs w:val="22"/>
        </w:rPr>
        <w:t xml:space="preserve"> </w:t>
      </w:r>
      <w:r w:rsidRPr="00187EDF">
        <w:rPr>
          <w:sz w:val="22"/>
          <w:szCs w:val="22"/>
        </w:rPr>
        <w:t>This supports the detection of societal and occupational gender biases in training data commonly used by NLP models.</w:t>
      </w:r>
    </w:p>
    <w:p w14:paraId="7EECE7DF" w14:textId="77777777" w:rsidR="00187EDF" w:rsidRPr="00187EDF" w:rsidRDefault="00187EDF" w:rsidP="00281416">
      <w:pPr>
        <w:ind w:left="284"/>
        <w:rPr>
          <w:sz w:val="22"/>
          <w:szCs w:val="22"/>
        </w:rPr>
      </w:pPr>
    </w:p>
    <w:p w14:paraId="5B837D43" w14:textId="77777777" w:rsidR="00580659" w:rsidRPr="00580659" w:rsidRDefault="00580659" w:rsidP="00580659">
      <w:pPr>
        <w:ind w:left="644"/>
        <w:rPr>
          <w:sz w:val="22"/>
          <w:szCs w:val="22"/>
        </w:rPr>
      </w:pPr>
    </w:p>
    <w:p w14:paraId="1D99576C" w14:textId="4B3B3FB9" w:rsidR="00ED0276" w:rsidRDefault="00ED0276" w:rsidP="00BF7869">
      <w:pPr>
        <w:rPr>
          <w:sz w:val="22"/>
          <w:szCs w:val="22"/>
        </w:rPr>
      </w:pPr>
      <w:r>
        <w:rPr>
          <w:noProof/>
          <w:sz w:val="22"/>
          <w:szCs w:val="22"/>
        </w:rPr>
        <w:lastRenderedPageBreak/>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20"/>
                    <a:stretch>
                      <a:fillRect/>
                    </a:stretch>
                  </pic:blipFill>
                  <pic:spPr>
                    <a:xfrm>
                      <a:off x="0" y="0"/>
                      <a:ext cx="2728186" cy="2302619"/>
                    </a:xfrm>
                    <a:prstGeom prst="rect">
                      <a:avLst/>
                    </a:prstGeom>
                  </pic:spPr>
                </pic:pic>
              </a:graphicData>
            </a:graphic>
          </wp:inline>
        </w:drawing>
      </w:r>
      <w:r w:rsidR="006D40B3">
        <w:rPr>
          <w:noProof/>
          <w:sz w:val="22"/>
          <w:szCs w:val="22"/>
        </w:rPr>
        <w:t xml:space="preserve">      </w:t>
      </w:r>
      <w:r w:rsidR="006D40B3" w:rsidRPr="007568D7">
        <w:rPr>
          <w:noProof/>
          <w:sz w:val="22"/>
          <w:szCs w:val="22"/>
        </w:rPr>
        <w:drawing>
          <wp:inline distT="0" distB="0" distL="0" distR="0" wp14:anchorId="229C80B6" wp14:editId="25966D69">
            <wp:extent cx="2999740" cy="2283674"/>
            <wp:effectExtent l="0" t="0" r="0" b="2540"/>
            <wp:docPr id="1218766426"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6426" name="Picture 1" descr="A graph with a blue and pink bar chart&#10;&#10;AI-generated content may be incorrect."/>
                    <pic:cNvPicPr/>
                  </pic:nvPicPr>
                  <pic:blipFill>
                    <a:blip r:embed="rId21"/>
                    <a:stretch>
                      <a:fillRect/>
                    </a:stretch>
                  </pic:blipFill>
                  <pic:spPr>
                    <a:xfrm>
                      <a:off x="0" y="0"/>
                      <a:ext cx="3022921" cy="2301322"/>
                    </a:xfrm>
                    <a:prstGeom prst="rect">
                      <a:avLst/>
                    </a:prstGeom>
                  </pic:spPr>
                </pic:pic>
              </a:graphicData>
            </a:graphic>
          </wp:inline>
        </w:drawing>
      </w:r>
    </w:p>
    <w:p w14:paraId="2DD4299B" w14:textId="1D0413DD" w:rsidR="00A76D69" w:rsidRPr="006D40B3" w:rsidRDefault="00ED0276" w:rsidP="006D40B3">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r w:rsidR="006D40B3">
        <w:rPr>
          <w:rFonts w:asciiTheme="majorHAnsi" w:hAnsiTheme="majorHAnsi"/>
          <w:sz w:val="20"/>
          <w:szCs w:val="20"/>
        </w:rPr>
        <w:t xml:space="preserve">                   </w:t>
      </w: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distribution in BiasBios dataset</w:t>
      </w:r>
    </w:p>
    <w:p w14:paraId="64044ECF" w14:textId="77777777" w:rsidR="001D5F99" w:rsidRDefault="001D5F99" w:rsidP="001D5F99">
      <w:pPr>
        <w:ind w:left="1440"/>
        <w:rPr>
          <w:rFonts w:asciiTheme="majorHAnsi" w:hAnsiTheme="majorHAnsi"/>
          <w:b/>
          <w:bCs/>
          <w:sz w:val="20"/>
          <w:szCs w:val="20"/>
        </w:rPr>
      </w:pPr>
      <w:r w:rsidRPr="001D5F99">
        <w:rPr>
          <w:noProof/>
          <w:sz w:val="22"/>
          <w:szCs w:val="22"/>
        </w:rPr>
        <w:drawing>
          <wp:inline distT="0" distB="0" distL="0" distR="0" wp14:anchorId="47F6C5F6" wp14:editId="59633D01">
            <wp:extent cx="4526280" cy="3007624"/>
            <wp:effectExtent l="0" t="0" r="7620" b="2540"/>
            <wp:docPr id="9694464"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464" name="Picture 1" descr="A graph with different colors and text&#10;&#10;AI-generated content may be incorrect."/>
                    <pic:cNvPicPr/>
                  </pic:nvPicPr>
                  <pic:blipFill>
                    <a:blip r:embed="rId22"/>
                    <a:stretch>
                      <a:fillRect/>
                    </a:stretch>
                  </pic:blipFill>
                  <pic:spPr>
                    <a:xfrm>
                      <a:off x="0" y="0"/>
                      <a:ext cx="4536037" cy="3014108"/>
                    </a:xfrm>
                    <a:prstGeom prst="rect">
                      <a:avLst/>
                    </a:prstGeom>
                  </pic:spPr>
                </pic:pic>
              </a:graphicData>
            </a:graphic>
          </wp:inline>
        </w:drawing>
      </w:r>
    </w:p>
    <w:p w14:paraId="6248AD0A" w14:textId="7D4BE7B0" w:rsidR="001D5F99" w:rsidRPr="00ED0276" w:rsidRDefault="001D5F99" w:rsidP="001D5F99">
      <w:pPr>
        <w:ind w:left="2160"/>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DB71132" w14:textId="192343B5" w:rsidR="006D40B3" w:rsidRDefault="006D40B3" w:rsidP="00BF7869">
      <w:pPr>
        <w:rPr>
          <w:noProof/>
          <w:sz w:val="22"/>
          <w:szCs w:val="22"/>
        </w:rPr>
        <w:sectPr w:rsidR="006D40B3" w:rsidSect="006D40B3">
          <w:headerReference w:type="even" r:id="rId23"/>
          <w:headerReference w:type="default" r:id="rId24"/>
          <w:footerReference w:type="even" r:id="rId25"/>
          <w:footerReference w:type="default" r:id="rId26"/>
          <w:headerReference w:type="first" r:id="rId27"/>
          <w:footerReference w:type="first" r:id="rId28"/>
          <w:pgSz w:w="11906" w:h="16838"/>
          <w:pgMar w:top="720" w:right="720" w:bottom="720" w:left="720" w:header="708" w:footer="708" w:gutter="0"/>
          <w:cols w:space="708"/>
          <w:docGrid w:linePitch="360"/>
        </w:sectPr>
      </w:pPr>
    </w:p>
    <w:p w14:paraId="031B8934" w14:textId="2278C520" w:rsidR="006D40B3" w:rsidRDefault="006D40B3" w:rsidP="00BF7869">
      <w:pPr>
        <w:rPr>
          <w:sz w:val="22"/>
          <w:szCs w:val="22"/>
        </w:rPr>
        <w:sectPr w:rsidR="006D40B3" w:rsidSect="006D40B3">
          <w:type w:val="continuous"/>
          <w:pgSz w:w="11906" w:h="16838"/>
          <w:pgMar w:top="720" w:right="720" w:bottom="720" w:left="720" w:header="708" w:footer="708" w:gutter="0"/>
          <w:cols w:num="2" w:space="708"/>
          <w:docGrid w:linePitch="360"/>
        </w:sectPr>
      </w:pPr>
    </w:p>
    <w:p w14:paraId="71831DB5" w14:textId="4E178A9C" w:rsidR="00281416" w:rsidRDefault="00281416" w:rsidP="00281416">
      <w:pPr>
        <w:pStyle w:val="ListParagraph"/>
        <w:ind w:left="0"/>
        <w:rPr>
          <w:b/>
          <w:bCs/>
          <w:sz w:val="22"/>
          <w:szCs w:val="22"/>
        </w:rPr>
      </w:pPr>
      <w:r>
        <w:rPr>
          <w:b/>
          <w:bCs/>
          <w:sz w:val="22"/>
          <w:szCs w:val="22"/>
        </w:rPr>
        <w:t xml:space="preserve">       </w:t>
      </w:r>
      <w:r w:rsidR="00ED0276" w:rsidRPr="006A54F8">
        <w:rPr>
          <w:b/>
          <w:bCs/>
          <w:sz w:val="22"/>
          <w:szCs w:val="22"/>
        </w:rPr>
        <w:t>2.</w:t>
      </w:r>
      <w:r w:rsidR="006A54F8" w:rsidRPr="006A54F8">
        <w:rPr>
          <w:b/>
          <w:bCs/>
          <w:sz w:val="22"/>
          <w:szCs w:val="22"/>
        </w:rPr>
        <w:t>1.2</w:t>
      </w:r>
      <w:r w:rsidR="00ED0276" w:rsidRPr="006A54F8">
        <w:rPr>
          <w:b/>
          <w:bCs/>
          <w:sz w:val="22"/>
          <w:szCs w:val="22"/>
        </w:rPr>
        <w:t>. Synthetic Data for Bias Mitigation</w:t>
      </w:r>
      <w:r>
        <w:rPr>
          <w:b/>
          <w:bCs/>
          <w:sz w:val="22"/>
          <w:szCs w:val="22"/>
        </w:rPr>
        <w:t>:</w:t>
      </w:r>
    </w:p>
    <w:p w14:paraId="4A12BEC3" w14:textId="1EACCDED" w:rsidR="00D03297" w:rsidRDefault="00BC6EB6" w:rsidP="007C7622">
      <w:pPr>
        <w:pStyle w:val="ListParagraph"/>
        <w:ind w:left="360"/>
        <w:rPr>
          <w:sz w:val="22"/>
          <w:szCs w:val="22"/>
        </w:rPr>
      </w:pPr>
      <w:r w:rsidRPr="00BC6EB6">
        <w:rPr>
          <w:sz w:val="22"/>
          <w:szCs w:val="22"/>
        </w:rPr>
        <w:t xml:space="preserve">To counteract </w:t>
      </w:r>
      <w:ins w:id="15" w:author="Puttick Alexandre Riemann" w:date="2025-07-24T19:33:00Z" w16du:dateUtc="2025-07-24T17:33:00Z">
        <w:r w:rsidR="008935A4">
          <w:rPr>
            <w:sz w:val="22"/>
            <w:szCs w:val="22"/>
            <w:lang w:val="en-US"/>
          </w:rPr>
          <w:t xml:space="preserve">the </w:t>
        </w:r>
      </w:ins>
      <w:r w:rsidR="007C7622">
        <w:rPr>
          <w:sz w:val="22"/>
          <w:szCs w:val="22"/>
        </w:rPr>
        <w:t>a</w:t>
      </w:r>
      <w:ins w:id="16" w:author="Puttick Alexandre Riemann" w:date="2025-07-24T19:33:00Z" w16du:dateUtc="2025-07-24T17:33:00Z">
        <w:r w:rsidR="008935A4">
          <w:rPr>
            <w:sz w:val="22"/>
            <w:szCs w:val="22"/>
            <w:lang w:val="en-US"/>
          </w:rPr>
          <w:t>fore</w:t>
        </w:r>
      </w:ins>
      <w:del w:id="17" w:author="Puttick Alexandre Riemann" w:date="2025-07-24T19:33:00Z" w16du:dateUtc="2025-07-24T17:33:00Z">
        <w:r w:rsidR="007C7622" w:rsidDel="008935A4">
          <w:rPr>
            <w:sz w:val="22"/>
            <w:szCs w:val="22"/>
          </w:rPr>
          <w:delText xml:space="preserve">bove </w:delText>
        </w:r>
      </w:del>
      <w:r w:rsidR="007C7622">
        <w:rPr>
          <w:sz w:val="22"/>
          <w:szCs w:val="22"/>
        </w:rPr>
        <w:t>mentioned</w:t>
      </w:r>
      <w:r w:rsidRPr="00BC6EB6">
        <w:rPr>
          <w:sz w:val="22"/>
          <w:szCs w:val="22"/>
        </w:rPr>
        <w:t xml:space="preserve"> biases</w:t>
      </w:r>
      <w:ins w:id="18" w:author="Puttick Alexandre Riemann" w:date="2025-07-24T19:33:00Z" w16du:dateUtc="2025-07-24T17:33:00Z">
        <w:r w:rsidR="008935A4">
          <w:rPr>
            <w:sz w:val="22"/>
            <w:szCs w:val="22"/>
            <w:lang w:val="en-US"/>
          </w:rPr>
          <w:t xml:space="preserve"> in training data</w:t>
        </w:r>
      </w:ins>
      <w:r w:rsidRPr="00BC6EB6">
        <w:rPr>
          <w:sz w:val="22"/>
          <w:szCs w:val="22"/>
        </w:rPr>
        <w:t>, synthetic data generation has emerged as a promising solution (</w:t>
      </w:r>
      <w:hyperlink r:id="rId29" w:history="1">
        <w:r w:rsidRPr="00BC6EB6">
          <w:rPr>
            <w:rStyle w:val="Hyperlink"/>
            <w:sz w:val="22"/>
            <w:szCs w:val="22"/>
          </w:rPr>
          <w:t>Peña et al., 2023</w:t>
        </w:r>
      </w:hyperlink>
      <w:r w:rsidR="006A54F8">
        <w:t>),(</w:t>
      </w:r>
      <w:hyperlink r:id="rId30" w:history="1">
        <w:r w:rsidRPr="00BC6EB6">
          <w:rPr>
            <w:rStyle w:val="Hyperlink"/>
            <w:sz w:val="22"/>
            <w:szCs w:val="22"/>
          </w:rPr>
          <w:t>Frazzetto, 2025</w:t>
        </w:r>
      </w:hyperlink>
      <w:r w:rsidRPr="00BC6EB6">
        <w:rPr>
          <w:sz w:val="22"/>
          <w:szCs w:val="22"/>
        </w:rPr>
        <w:t>).</w:t>
      </w:r>
      <w:r>
        <w:rPr>
          <w:sz w:val="22"/>
          <w:szCs w:val="22"/>
        </w:rPr>
        <w:t xml:space="preserve"> </w:t>
      </w:r>
      <w:r w:rsidR="00ED0276" w:rsidRPr="00ED0276">
        <w:rPr>
          <w:sz w:val="22"/>
          <w:szCs w:val="22"/>
        </w:rPr>
        <w:t xml:space="preserve">The synthetic data are designed to vary along critical demographic dimensions while preserving semantic and professional coherence. </w:t>
      </w:r>
      <w:r w:rsidR="007C7622" w:rsidRPr="007C7622">
        <w:rPr>
          <w:sz w:val="22"/>
          <w:szCs w:val="22"/>
        </w:rPr>
        <w:t>Proxy terms themselves are not inherently biased; however, their strong associations with protected attributes make them crucial for evaluating model bias</w:t>
      </w:r>
      <w:commentRangeStart w:id="19"/>
      <w:r w:rsidR="007C7622" w:rsidRPr="007C7622">
        <w:rPr>
          <w:sz w:val="22"/>
          <w:szCs w:val="22"/>
        </w:rPr>
        <w:t xml:space="preserve">. This is consistent with recent research that leverages counterfactual generation to assess and reduce biased model behavior </w:t>
      </w:r>
      <w:r w:rsidR="00F347F4" w:rsidRPr="00F347F4">
        <w:rPr>
          <w:sz w:val="22"/>
          <w:szCs w:val="22"/>
        </w:rPr>
        <w:t>(</w:t>
      </w:r>
      <w:hyperlink r:id="rId31" w:history="1">
        <w:r w:rsidR="00F347F4" w:rsidRPr="00F347F4">
          <w:rPr>
            <w:rStyle w:val="Hyperlink"/>
            <w:sz w:val="22"/>
            <w:szCs w:val="22"/>
          </w:rPr>
          <w:t>Kumar et al., 2023</w:t>
        </w:r>
      </w:hyperlink>
      <w:r w:rsidR="00F347F4" w:rsidRPr="00F347F4">
        <w:rPr>
          <w:sz w:val="22"/>
          <w:szCs w:val="22"/>
        </w:rPr>
        <w:t>).</w:t>
      </w:r>
      <w:commentRangeEnd w:id="19"/>
      <w:r w:rsidR="00A30E50">
        <w:rPr>
          <w:rStyle w:val="CommentReference"/>
          <w:sz w:val="22"/>
          <w:szCs w:val="22"/>
        </w:rPr>
        <w:commentReference w:id="19"/>
      </w:r>
    </w:p>
    <w:p w14:paraId="0911F4DB" w14:textId="25E36AA5" w:rsidR="00076206" w:rsidRPr="002210D0" w:rsidRDefault="00D03297" w:rsidP="00187EDF">
      <w:pPr>
        <w:ind w:left="284"/>
        <w:rPr>
          <w:sz w:val="22"/>
          <w:szCs w:val="22"/>
        </w:rPr>
      </w:pPr>
      <w:commentRangeStart w:id="20"/>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w:t>
      </w:r>
      <w:r w:rsidR="00187EDF">
        <w:rPr>
          <w:sz w:val="22"/>
          <w:szCs w:val="22"/>
        </w:rPr>
        <w:t xml:space="preserve"> (fairness, transparency, accountability and scalability)</w:t>
      </w:r>
      <w:r w:rsidR="00374E70" w:rsidRPr="00374E70">
        <w:rPr>
          <w:sz w:val="22"/>
          <w:szCs w:val="22"/>
        </w:rPr>
        <w:t xml:space="preserve"> of </w:t>
      </w:r>
      <w:r w:rsidR="00374E70" w:rsidRPr="00374E70">
        <w:rPr>
          <w:b/>
          <w:bCs/>
          <w:sz w:val="22"/>
          <w:szCs w:val="22"/>
        </w:rPr>
        <w:t>Human-Centered AI</w:t>
      </w:r>
      <w:r w:rsidR="00374E70" w:rsidRPr="00374E70">
        <w:rPr>
          <w:sz w:val="22"/>
          <w:szCs w:val="22"/>
        </w:rPr>
        <w:t xml:space="preserve"> (</w:t>
      </w:r>
      <w:hyperlink r:id="rId32"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33" w:history="1">
        <w:r w:rsidR="00374E70" w:rsidRPr="00374E70">
          <w:rPr>
            <w:rStyle w:val="Hyperlink"/>
            <w:sz w:val="22"/>
            <w:szCs w:val="22"/>
          </w:rPr>
          <w:t>Chaturvedi &amp; Chaturvedi, 2025</w:t>
        </w:r>
      </w:hyperlink>
      <w:r w:rsidR="006A54F8">
        <w:t>),(</w:t>
      </w:r>
      <w:hyperlink r:id="rId34"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r w:rsidR="00187EDF">
        <w:rPr>
          <w:sz w:val="22"/>
          <w:szCs w:val="22"/>
        </w:rPr>
        <w:t>.</w:t>
      </w:r>
      <w:commentRangeEnd w:id="20"/>
      <w:r w:rsidR="00A30E50" w:rsidRPr="002210D0">
        <w:rPr>
          <w:rStyle w:val="CommentReference"/>
          <w:sz w:val="22"/>
          <w:szCs w:val="22"/>
        </w:rPr>
        <w:commentReference w:id="20"/>
      </w:r>
    </w:p>
    <w:p w14:paraId="29552301" w14:textId="5C514735" w:rsidR="007E3269" w:rsidRPr="0099741E" w:rsidRDefault="00310C69" w:rsidP="00281416">
      <w:pPr>
        <w:pStyle w:val="ListParagraph"/>
        <w:numPr>
          <w:ilvl w:val="0"/>
          <w:numId w:val="4"/>
        </w:numPr>
        <w:rPr>
          <w:rFonts w:asciiTheme="majorHAnsi" w:hAnsiTheme="majorHAnsi"/>
        </w:rPr>
      </w:pPr>
      <w:r w:rsidRPr="005C610C">
        <w:rPr>
          <w:b/>
          <w:bCs/>
          <w:sz w:val="28"/>
          <w:szCs w:val="28"/>
        </w:rPr>
        <w:lastRenderedPageBreak/>
        <w:t>Materials</w:t>
      </w:r>
      <w:r w:rsidR="00C40457" w:rsidRPr="005C610C">
        <w:rPr>
          <w:b/>
          <w:bCs/>
          <w:sz w:val="28"/>
          <w:szCs w:val="28"/>
        </w:rPr>
        <w:t xml:space="preserve"> and Methods</w:t>
      </w:r>
      <w:r w:rsidRPr="005C610C">
        <w:rPr>
          <w:b/>
          <w:bCs/>
          <w:sz w:val="28"/>
          <w:szCs w:val="28"/>
        </w:rPr>
        <w:t>:</w:t>
      </w:r>
    </w:p>
    <w:p w14:paraId="470A04AE" w14:textId="32ADA5E8" w:rsidR="007E3269" w:rsidRPr="00281416" w:rsidRDefault="00281416" w:rsidP="00281416">
      <w:pPr>
        <w:ind w:left="284"/>
        <w:rPr>
          <w:b/>
          <w:bCs/>
        </w:rPr>
      </w:pPr>
      <w:r w:rsidRPr="00281416">
        <w:rPr>
          <w:b/>
          <w:bCs/>
        </w:rPr>
        <w:t xml:space="preserve">3.1 </w:t>
      </w:r>
      <w:r w:rsidR="007E3269" w:rsidRPr="00281416">
        <w:rPr>
          <w:b/>
          <w:bCs/>
        </w:rPr>
        <w:t xml:space="preserve">BiasBios Dataset: </w:t>
      </w:r>
    </w:p>
    <w:p w14:paraId="1178283B" w14:textId="07E18DC3" w:rsidR="000C7227" w:rsidRPr="007E3269" w:rsidRDefault="005C610C" w:rsidP="00281416">
      <w:pPr>
        <w:pStyle w:val="ListParagraph"/>
        <w:ind w:left="284"/>
        <w:rPr>
          <w:sz w:val="22"/>
          <w:szCs w:val="22"/>
        </w:rPr>
      </w:pPr>
      <w:r w:rsidRPr="005C610C">
        <w:rPr>
          <w:sz w:val="22"/>
          <w:szCs w:val="22"/>
        </w:rPr>
        <w:t>BiasBios is a large-scale, human-labeled dataset developed to facilitate the study and mitigation of gender bias in machine learning systems, particularly in automated occupation classification tasks. Introduced by</w:t>
      </w:r>
      <w:r>
        <w:rPr>
          <w:sz w:val="22"/>
          <w:szCs w:val="22"/>
        </w:rPr>
        <w:t xml:space="preserve"> </w:t>
      </w:r>
      <w:hyperlink r:id="rId35" w:history="1">
        <w:r w:rsidRPr="00CB2DFB">
          <w:rPr>
            <w:rStyle w:val="Hyperlink"/>
            <w:rFonts w:asciiTheme="majorHAnsi" w:hAnsiTheme="majorHAnsi"/>
          </w:rPr>
          <w:t>De-Arteaga et al</w:t>
        </w:r>
        <w:r w:rsidR="00CB2DFB" w:rsidRPr="00CB2DFB">
          <w:rPr>
            <w:rStyle w:val="Hyperlink"/>
          </w:rPr>
          <w:t>., (2019)</w:t>
        </w:r>
        <w:r w:rsidRPr="00CB2DFB">
          <w:rPr>
            <w:rStyle w:val="Hyperlink"/>
            <w:rFonts w:asciiTheme="majorHAnsi" w:hAnsiTheme="majorHAnsi"/>
          </w:rPr>
          <w:t>.</w:t>
        </w:r>
      </w:hyperlink>
      <w:r w:rsidRPr="005C610C">
        <w:rPr>
          <w:sz w:val="22"/>
          <w:szCs w:val="22"/>
        </w:rPr>
        <w:t xml:space="preserve"> in their seminal work “Mitigating Unwanted Biases with Adversarial Learning” (AIES 2019), the dataset comprises approximately 400,000 short biographies scraped from English-language publicly available professional platforms. It covers 28 diverse occupations</w:t>
      </w:r>
      <w:r>
        <w:rPr>
          <w:sz w:val="22"/>
          <w:szCs w:val="22"/>
        </w:rPr>
        <w:t xml:space="preserve"> </w:t>
      </w:r>
      <w:r w:rsidRPr="005C610C">
        <w:rPr>
          <w:sz w:val="22"/>
          <w:szCs w:val="22"/>
        </w:rPr>
        <w:t>including healthcare, tech, education, and law</w:t>
      </w:r>
      <w:r>
        <w:rPr>
          <w:sz w:val="22"/>
          <w:szCs w:val="22"/>
        </w:rPr>
        <w:t>. It</w:t>
      </w:r>
      <w:r w:rsidRPr="005C610C">
        <w:rPr>
          <w:sz w:val="22"/>
          <w:szCs w:val="22"/>
        </w:rPr>
        <w:t xml:space="preserve"> includes binary gender annotations inferred from first names or pronouns. BiasBios provides a realistic benchmark for evaluating fairness-aware algorithms and debiasing techniques. Due to the inherent occupational</w:t>
      </w:r>
      <w:commentRangeStart w:id="21"/>
      <w:r w:rsidRPr="005C610C">
        <w:rPr>
          <w:sz w:val="22"/>
          <w:szCs w:val="22"/>
        </w:rPr>
        <w:t xml:space="preserve"> and gender imbalances within the dataset</w:t>
      </w:r>
      <w:commentRangeEnd w:id="21"/>
      <w:r w:rsidR="00C27DFB" w:rsidRPr="005C610C">
        <w:rPr>
          <w:rStyle w:val="CommentReference"/>
          <w:sz w:val="22"/>
          <w:szCs w:val="22"/>
        </w:rPr>
        <w:commentReference w:id="21"/>
      </w:r>
      <w:r w:rsidRPr="005C610C">
        <w:rPr>
          <w:sz w:val="22"/>
          <w:szCs w:val="22"/>
        </w:rPr>
        <w:t>—</w:t>
      </w:r>
      <w:commentRangeStart w:id="22"/>
      <w:r w:rsidRPr="005C610C">
        <w:rPr>
          <w:sz w:val="22"/>
          <w:szCs w:val="22"/>
        </w:rPr>
        <w:t>mirroring real-world labor distributions</w:t>
      </w:r>
      <w:commentRangeEnd w:id="22"/>
      <w:r w:rsidR="00C27DFB" w:rsidRPr="005C610C">
        <w:rPr>
          <w:rStyle w:val="CommentReference"/>
          <w:sz w:val="22"/>
          <w:szCs w:val="22"/>
        </w:rPr>
        <w:commentReference w:id="22"/>
      </w:r>
      <w:r w:rsidRPr="005C610C">
        <w:rPr>
          <w:sz w:val="22"/>
          <w:szCs w:val="22"/>
        </w:rPr>
        <w:t>—it is widely used in fairness research to analyze, detect, and mitigate societal biases perpetuated by machine learning classifiers</w:t>
      </w:r>
      <w:r>
        <w:rPr>
          <w:sz w:val="22"/>
          <w:szCs w:val="22"/>
        </w:rPr>
        <w:t xml:space="preserve"> and </w:t>
      </w:r>
      <w:r w:rsidRPr="005C610C">
        <w:rPr>
          <w:sz w:val="22"/>
          <w:szCs w:val="22"/>
        </w:rPr>
        <w:t>natural language processing (NLP) models</w:t>
      </w:r>
      <w:r>
        <w:rPr>
          <w:sz w:val="22"/>
          <w:szCs w:val="22"/>
        </w:rPr>
        <w:t>.</w:t>
      </w:r>
    </w:p>
    <w:p w14:paraId="2700C07C" w14:textId="77777777" w:rsidR="00BA11FC" w:rsidRDefault="00BA11FC" w:rsidP="005C610C">
      <w:pPr>
        <w:pStyle w:val="ListParagraph"/>
        <w:ind w:left="644"/>
        <w:rPr>
          <w:sz w:val="22"/>
          <w:szCs w:val="22"/>
        </w:rPr>
      </w:pPr>
    </w:p>
    <w:p w14:paraId="158679C6" w14:textId="1475C042" w:rsidR="00B733EC" w:rsidRPr="00281416" w:rsidRDefault="006C5368" w:rsidP="00281416">
      <w:pPr>
        <w:pStyle w:val="ListParagraph"/>
        <w:numPr>
          <w:ilvl w:val="1"/>
          <w:numId w:val="88"/>
        </w:numPr>
        <w:rPr>
          <w:b/>
          <w:bCs/>
        </w:rPr>
      </w:pPr>
      <w:r>
        <w:rPr>
          <w:b/>
          <w:bCs/>
        </w:rPr>
        <w:t xml:space="preserve"> </w:t>
      </w:r>
      <w:r w:rsidR="007B3636" w:rsidRPr="00281416">
        <w:rPr>
          <w:b/>
          <w:bCs/>
        </w:rPr>
        <w:t>Models:</w:t>
      </w:r>
    </w:p>
    <w:p w14:paraId="2012DA7D" w14:textId="6CB9DA51" w:rsidR="00281416" w:rsidRDefault="00B733EC" w:rsidP="00281416">
      <w:pPr>
        <w:pStyle w:val="ListParagraph"/>
        <w:ind w:left="284"/>
        <w:rPr>
          <w:sz w:val="22"/>
          <w:szCs w:val="22"/>
        </w:rPr>
      </w:pPr>
      <w:r w:rsidRPr="00B733EC">
        <w:rPr>
          <w:sz w:val="22"/>
          <w:szCs w:val="22"/>
        </w:rPr>
        <w:t>We use</w:t>
      </w:r>
      <w:ins w:id="23" w:author="Puttick Alexandre Riemann" w:date="2025-07-24T19:44:00Z" w16du:dateUtc="2025-07-24T17:44:00Z">
        <w:r w:rsidR="00C27DFB">
          <w:rPr>
            <w:sz w:val="22"/>
            <w:szCs w:val="22"/>
            <w:lang w:val="en-US"/>
          </w:rPr>
          <w:t xml:space="preserve"> the</w:t>
        </w:r>
      </w:ins>
      <w:r w:rsidRPr="00B733EC">
        <w:rPr>
          <w:sz w:val="22"/>
          <w:szCs w:val="22"/>
        </w:rPr>
        <w:t xml:space="preserve"> large language models</w:t>
      </w:r>
      <w:del w:id="24" w:author="Puttick Alexandre Riemann" w:date="2025-07-24T19:44:00Z" w16du:dateUtc="2025-07-24T17:44:00Z">
        <w:r w:rsidRPr="00B733EC" w:rsidDel="00C27DFB">
          <w:rPr>
            <w:sz w:val="22"/>
            <w:szCs w:val="22"/>
          </w:rPr>
          <w:delText xml:space="preserve"> like</w:delText>
        </w:r>
      </w:del>
      <w:r w:rsidRPr="00B733EC">
        <w:rPr>
          <w:sz w:val="22"/>
          <w:szCs w:val="22"/>
        </w:rPr>
        <w:t xml:space="preserve">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to automatically generate professional documents</w:t>
      </w:r>
      <w:ins w:id="25" w:author="Puttick Alexandre Riemann" w:date="2025-07-24T19:45:00Z" w16du:dateUtc="2025-07-24T17:45:00Z">
        <w:r w:rsidR="00C27DFB">
          <w:rPr>
            <w:sz w:val="22"/>
            <w:szCs w:val="22"/>
            <w:lang w:val="en-US"/>
          </w:rPr>
          <w:t>:</w:t>
        </w:r>
      </w:ins>
      <w:del w:id="26" w:author="Puttick Alexandre Riemann" w:date="2025-07-24T19:44:00Z" w16du:dateUtc="2025-07-24T17:44:00Z">
        <w:r w:rsidRPr="00B733EC" w:rsidDel="00C27DFB">
          <w:rPr>
            <w:sz w:val="22"/>
            <w:szCs w:val="22"/>
          </w:rPr>
          <w:delText xml:space="preserve"> such as</w:delText>
        </w:r>
      </w:del>
      <w:r w:rsidRPr="00B733EC">
        <w:rPr>
          <w:sz w:val="22"/>
          <w:szCs w:val="22"/>
        </w:rPr>
        <w:t xml:space="preserve"> </w:t>
      </w:r>
      <w:r w:rsidRPr="00B733EC">
        <w:rPr>
          <w:b/>
          <w:bCs/>
          <w:sz w:val="22"/>
          <w:szCs w:val="22"/>
        </w:rPr>
        <w:t>CVs</w:t>
      </w:r>
      <w:r w:rsidRPr="00B733EC">
        <w:rPr>
          <w:sz w:val="22"/>
          <w:szCs w:val="22"/>
        </w:rPr>
        <w:t xml:space="preserve">, </w:t>
      </w:r>
      <w:r w:rsidRPr="00B733EC">
        <w:rPr>
          <w:b/>
          <w:bCs/>
          <w:sz w:val="22"/>
          <w:szCs w:val="22"/>
        </w:rPr>
        <w:t>job advertisements</w:t>
      </w:r>
      <w:r w:rsidRPr="00B733EC">
        <w:rPr>
          <w:sz w:val="22"/>
          <w:szCs w:val="22"/>
        </w:rPr>
        <w:t xml:space="preserve">, and </w:t>
      </w:r>
      <w:r w:rsidRPr="00B733EC">
        <w:rPr>
          <w:b/>
          <w:bCs/>
          <w:sz w:val="22"/>
          <w:szCs w:val="22"/>
        </w:rPr>
        <w:t>cover letters</w:t>
      </w:r>
      <w:r w:rsidRPr="00B733EC">
        <w:rPr>
          <w:sz w:val="22"/>
          <w:szCs w:val="22"/>
        </w:rPr>
        <w:t>. These models are</w:t>
      </w:r>
      <w:del w:id="27" w:author="Puttick Alexandre Riemann" w:date="2025-07-24T19:45:00Z" w16du:dateUtc="2025-07-24T17:45:00Z">
        <w:r w:rsidRPr="00B733EC" w:rsidDel="00C27DFB">
          <w:rPr>
            <w:sz w:val="22"/>
            <w:szCs w:val="22"/>
          </w:rPr>
          <w:delText xml:space="preserve"> fine-tuned or</w:delText>
        </w:r>
      </w:del>
      <w:r w:rsidRPr="00B733EC">
        <w:rPr>
          <w:sz w:val="22"/>
          <w:szCs w:val="22"/>
        </w:rPr>
        <w:t xml:space="preserve"> prompted with structured data and sample bios</w:t>
      </w:r>
      <w:ins w:id="28" w:author="Puttick Alexandre Riemann" w:date="2025-07-24T19:45:00Z" w16du:dateUtc="2025-07-24T17:45:00Z">
        <w:r w:rsidR="00C27DFB">
          <w:rPr>
            <w:sz w:val="22"/>
            <w:szCs w:val="22"/>
            <w:lang w:val="en-US"/>
          </w:rPr>
          <w:t xml:space="preserve"> from the BiasBios dataset</w:t>
        </w:r>
      </w:ins>
      <w:r w:rsidRPr="00B733EC">
        <w:rPr>
          <w:sz w:val="22"/>
          <w:szCs w:val="22"/>
        </w:rPr>
        <w:t xml:space="preserve"> to produce tailored, coherent, and contextually appropriate content. By leveraging </w:t>
      </w:r>
      <w:ins w:id="29" w:author="Puttick Alexandre Riemann" w:date="2025-07-24T19:45:00Z" w16du:dateUtc="2025-07-24T17:45:00Z">
        <w:r w:rsidR="00C27DFB">
          <w:rPr>
            <w:sz w:val="22"/>
            <w:szCs w:val="22"/>
            <w:lang w:val="en-US"/>
          </w:rPr>
          <w:t>the models’</w:t>
        </w:r>
      </w:ins>
      <w:del w:id="30" w:author="Puttick Alexandre Riemann" w:date="2025-07-24T19:45:00Z" w16du:dateUtc="2025-07-24T17:45:00Z">
        <w:r w:rsidRPr="00B733EC" w:rsidDel="00C27DFB">
          <w:rPr>
            <w:sz w:val="22"/>
            <w:szCs w:val="22"/>
          </w:rPr>
          <w:delText>their</w:delText>
        </w:r>
      </w:del>
      <w:r w:rsidRPr="00B733EC">
        <w:rPr>
          <w:sz w:val="22"/>
          <w:szCs w:val="22"/>
        </w:rPr>
        <w:t xml:space="preserve"> ability to understand and generate human-like language, we can create customized outputs that reflect specific job roles, skills, and candidate profiles while also enabling scalable document generation for hiring or application pipelines.</w:t>
      </w:r>
    </w:p>
    <w:p w14:paraId="39148094" w14:textId="77777777" w:rsidR="006C5368" w:rsidRDefault="006C5368" w:rsidP="00281416">
      <w:pPr>
        <w:pStyle w:val="ListParagraph"/>
        <w:ind w:left="284"/>
        <w:rPr>
          <w:sz w:val="22"/>
          <w:szCs w:val="22"/>
        </w:rPr>
      </w:pPr>
    </w:p>
    <w:p w14:paraId="1C49223B" w14:textId="3C556897" w:rsidR="00BA11FC" w:rsidRPr="006C5368" w:rsidRDefault="00BA11FC" w:rsidP="00DC6543">
      <w:pPr>
        <w:pStyle w:val="ListParagraph"/>
        <w:numPr>
          <w:ilvl w:val="2"/>
          <w:numId w:val="88"/>
        </w:numPr>
        <w:rPr>
          <w:b/>
          <w:bCs/>
          <w:sz w:val="22"/>
          <w:szCs w:val="22"/>
        </w:rPr>
      </w:pPr>
      <w:r w:rsidRPr="006C5368">
        <w:rPr>
          <w:b/>
          <w:bCs/>
          <w:sz w:val="22"/>
          <w:szCs w:val="22"/>
        </w:rPr>
        <w:t>Model LLaMA-2-7B-Chat (Meta AI, 2023)</w:t>
      </w:r>
      <w:r w:rsidR="00281416" w:rsidRPr="006C5368">
        <w:rPr>
          <w:b/>
          <w:bCs/>
          <w:sz w:val="22"/>
          <w:szCs w:val="22"/>
        </w:rPr>
        <w:t>:</w:t>
      </w:r>
    </w:p>
    <w:p w14:paraId="09631AB8" w14:textId="0552179D" w:rsidR="00960CBF" w:rsidRPr="006C5368" w:rsidRDefault="003044A7" w:rsidP="006C5368">
      <w:pPr>
        <w:ind w:left="568"/>
        <w:rPr>
          <w:b/>
          <w:bCs/>
          <w:sz w:val="22"/>
          <w:szCs w:val="22"/>
        </w:rPr>
      </w:pPr>
      <w:r w:rsidRPr="006C5368">
        <w:rPr>
          <w:sz w:val="22"/>
          <w:szCs w:val="22"/>
        </w:rPr>
        <w:t>The LLaMA-2-7B-Chat model is a 7-billion parameter instruction-tuned large language model released by Meta AI as part of the LLaMA-2 family. It is specifically fine-tuned for dialogue-based interactions and chat-style completions. Built on a transformer architecture, LLaMA-2 was trained on 2 trillion tokens of publicly available data and fine-tuned using Reinforcement Learning from Human Feedback (RLHF). Its context window is 4096 tokens. It performs competitively with other open-source models like Falcon-7B and Mistral-7B on instruction-following tasks and is particularly suited for structured generation tasks such as CV/cover letter synthesis and bias analysis</w:t>
      </w:r>
      <w:r w:rsidR="00CB2DFB">
        <w:rPr>
          <w:sz w:val="22"/>
          <w:szCs w:val="22"/>
        </w:rPr>
        <w:t xml:space="preserve"> </w:t>
      </w:r>
      <w:r w:rsidR="00CB2DFB" w:rsidRPr="00CB2DFB">
        <w:rPr>
          <w:sz w:val="22"/>
          <w:szCs w:val="22"/>
        </w:rPr>
        <w:t>(</w:t>
      </w:r>
      <w:hyperlink r:id="rId36" w:history="1">
        <w:r w:rsidR="00CB2DFB" w:rsidRPr="00CB2DFB">
          <w:rPr>
            <w:rStyle w:val="Hyperlink"/>
            <w:sz w:val="22"/>
            <w:szCs w:val="22"/>
          </w:rPr>
          <w:t>Touvron et al., 2023</w:t>
        </w:r>
      </w:hyperlink>
      <w:r w:rsidR="00CB2DFB" w:rsidRPr="00CB2DFB">
        <w:rPr>
          <w:sz w:val="22"/>
          <w:szCs w:val="22"/>
        </w:rPr>
        <w:t xml:space="preserve">; </w:t>
      </w:r>
      <w:hyperlink r:id="rId37" w:history="1">
        <w:r w:rsidR="00CB2DFB" w:rsidRPr="00CB2DFB">
          <w:rPr>
            <w:rStyle w:val="Hyperlink"/>
            <w:sz w:val="22"/>
            <w:szCs w:val="22"/>
          </w:rPr>
          <w:t>Shumer et al., 2023</w:t>
        </w:r>
      </w:hyperlink>
      <w:r w:rsidR="00CB2DFB" w:rsidRPr="00CB2DFB">
        <w:rPr>
          <w:sz w:val="22"/>
          <w:szCs w:val="22"/>
        </w:rPr>
        <w:t>)</w:t>
      </w:r>
    </w:p>
    <w:p w14:paraId="3F5197A7" w14:textId="77777777" w:rsidR="00961C99" w:rsidRDefault="00961C99" w:rsidP="00960CBF">
      <w:pPr>
        <w:pStyle w:val="ListParagraph"/>
        <w:ind w:left="1724"/>
        <w:rPr>
          <w:sz w:val="22"/>
          <w:szCs w:val="22"/>
        </w:rPr>
      </w:pPr>
    </w:p>
    <w:p w14:paraId="13E3E308" w14:textId="28895B5C" w:rsidR="00960CBF" w:rsidRPr="00960CBF" w:rsidRDefault="00BA11FC" w:rsidP="00281416">
      <w:pPr>
        <w:pStyle w:val="ListParagraph"/>
        <w:numPr>
          <w:ilvl w:val="2"/>
          <w:numId w:val="88"/>
        </w:numPr>
        <w:rPr>
          <w:b/>
          <w:bCs/>
          <w:sz w:val="22"/>
          <w:szCs w:val="22"/>
        </w:rPr>
      </w:pPr>
      <w:r w:rsidRPr="00960CBF">
        <w:rPr>
          <w:b/>
          <w:bCs/>
          <w:sz w:val="22"/>
          <w:szCs w:val="22"/>
        </w:rPr>
        <w:t xml:space="preserve">Model LLaMA-3.2-3B-Instruct (Meta AI, 2024) </w:t>
      </w:r>
    </w:p>
    <w:p w14:paraId="3FF283FF" w14:textId="7A85AC5B" w:rsidR="00F824D0" w:rsidRDefault="00D9177A" w:rsidP="00D9177A">
      <w:pPr>
        <w:ind w:left="568"/>
        <w:rPr>
          <w:sz w:val="22"/>
          <w:szCs w:val="22"/>
        </w:rPr>
      </w:pPr>
      <w:r w:rsidRPr="00D9177A">
        <w:rPr>
          <w:sz w:val="22"/>
          <w:szCs w:val="22"/>
        </w:rPr>
        <w:t>The LLaMA-3.2-3B-Instruct is a lightweight, instruction-tuned language model from the LLaMA 3 family developed by Meta AI. As a 3.2 billion parameter variant, it offers a strong trade-off between computational efficiency and linguistic capability, making it particularly well-suited for low-latency inference, real-time evaluation, and structured generation tasks under resource-constrained environments.</w:t>
      </w:r>
      <w:r w:rsidRPr="00D9177A">
        <w:t xml:space="preserve"> </w:t>
      </w:r>
      <w:r w:rsidRPr="00D9177A">
        <w:rPr>
          <w:sz w:val="22"/>
          <w:szCs w:val="22"/>
        </w:rPr>
        <w:t>Unlike its larger counterparts (e.g., LLaMA-3 7B and 70B), the 3.2B model emphasizes efficiency over scale, allowing for high-throughput generation across applications such as CV/cover letter synthesis, prompt probing, and fairness stress-testing. Despite its smaller size, it achieves competitive instruction-following performance through fine-tuning on a combination of supervised instruction datasets and synthetic reasoning prompts, including chain-of-thought, multi-turn dialogues, and system-level instructions.</w:t>
      </w:r>
      <w:r>
        <w:rPr>
          <w:sz w:val="22"/>
          <w:szCs w:val="22"/>
        </w:rPr>
        <w:t xml:space="preserve"> (</w:t>
      </w:r>
      <w:hyperlink r:id="rId38" w:history="1">
        <w:r w:rsidRPr="00D9177A">
          <w:rPr>
            <w:rStyle w:val="Hyperlink"/>
            <w:sz w:val="22"/>
            <w:szCs w:val="22"/>
          </w:rPr>
          <w:t>Meta AI.,2024</w:t>
        </w:r>
      </w:hyperlink>
      <w:r w:rsidRPr="00D9177A">
        <w:rPr>
          <w:sz w:val="22"/>
          <w:szCs w:val="22"/>
        </w:rPr>
        <w:t>)</w:t>
      </w:r>
    </w:p>
    <w:p w14:paraId="7CC585A3" w14:textId="77777777" w:rsidR="00D9177A" w:rsidRDefault="00D9177A" w:rsidP="00D9177A">
      <w:pPr>
        <w:ind w:left="568"/>
        <w:rPr>
          <w:sz w:val="22"/>
          <w:szCs w:val="22"/>
        </w:rPr>
      </w:pPr>
    </w:p>
    <w:p w14:paraId="2649E54B" w14:textId="77777777" w:rsidR="00541890" w:rsidRPr="00D9177A" w:rsidRDefault="00541890" w:rsidP="00D9177A">
      <w:pPr>
        <w:ind w:left="568"/>
        <w:rPr>
          <w:sz w:val="22"/>
          <w:szCs w:val="22"/>
        </w:rPr>
      </w:pPr>
    </w:p>
    <w:p w14:paraId="7C11F190" w14:textId="045D646B" w:rsidR="00A46B93" w:rsidRPr="003603E1" w:rsidRDefault="006C5368" w:rsidP="00281416">
      <w:pPr>
        <w:pStyle w:val="ListParagraph"/>
        <w:numPr>
          <w:ilvl w:val="1"/>
          <w:numId w:val="88"/>
        </w:numPr>
        <w:rPr>
          <w:b/>
          <w:bCs/>
        </w:rPr>
      </w:pPr>
      <w:r>
        <w:rPr>
          <w:b/>
          <w:bCs/>
        </w:rPr>
        <w:lastRenderedPageBreak/>
        <w:t xml:space="preserve"> </w:t>
      </w:r>
      <w:r w:rsidR="00960CBF" w:rsidRPr="003603E1">
        <w:rPr>
          <w:b/>
          <w:bCs/>
        </w:rPr>
        <w:t xml:space="preserve">Hardware specifications: </w:t>
      </w:r>
    </w:p>
    <w:p w14:paraId="5F92F0A1" w14:textId="5E3AE17D" w:rsidR="007E3269" w:rsidRDefault="00960CBF" w:rsidP="006C5368">
      <w:pPr>
        <w:pStyle w:val="ListParagraph"/>
        <w:ind w:left="284"/>
        <w:rPr>
          <w:sz w:val="22"/>
          <w:szCs w:val="22"/>
        </w:rPr>
      </w:pPr>
      <w:r w:rsidRPr="00A46B93">
        <w:rPr>
          <w:sz w:val="22"/>
          <w:szCs w:val="22"/>
        </w:rPr>
        <w:t xml:space="preserve">The models were hosted and run on a </w:t>
      </w:r>
      <w:r w:rsidRPr="00A46B93">
        <w:rPr>
          <w:b/>
          <w:bCs/>
          <w:sz w:val="22"/>
          <w:szCs w:val="22"/>
        </w:rPr>
        <w:t>local workstation/server</w:t>
      </w:r>
      <w:r w:rsidRPr="00A46B93">
        <w:rPr>
          <w:sz w:val="22"/>
          <w:szCs w:val="22"/>
        </w:rPr>
        <w:t xml:space="preserve"> with the following </w:t>
      </w:r>
      <w:r w:rsidRPr="00A46B93">
        <w:rPr>
          <w:b/>
          <w:bCs/>
          <w:sz w:val="22"/>
          <w:szCs w:val="22"/>
        </w:rPr>
        <w:t>GPU and CPU specifications</w:t>
      </w:r>
      <w:r w:rsidRPr="00A46B93">
        <w:rPr>
          <w:sz w:val="22"/>
          <w:szCs w:val="22"/>
        </w:rPr>
        <w:t>:</w:t>
      </w:r>
      <w:r w:rsidR="00A46B93" w:rsidRPr="00A46B93">
        <w:rPr>
          <w:rFonts w:ascii="Times New Roman" w:eastAsia="Times New Roman" w:hAnsi="Times New Roman" w:cs="Times New Roman"/>
          <w:b/>
          <w:bCs/>
          <w:kern w:val="0"/>
          <w:lang/>
          <w14:ligatures w14:val="none"/>
        </w:rPr>
        <w:t xml:space="preserve"> </w:t>
      </w:r>
      <w:r w:rsidR="00A46B93" w:rsidRPr="00A46B93">
        <w:rPr>
          <w:b/>
          <w:bCs/>
          <w:sz w:val="22"/>
          <w:szCs w:val="22"/>
        </w:rPr>
        <w:t>CPU</w:t>
      </w:r>
      <w:r w:rsidR="00A46B93" w:rsidRPr="00A46B93">
        <w:rPr>
          <w:sz w:val="22"/>
          <w:szCs w:val="22"/>
        </w:rPr>
        <w:t>: AMD Ryzen (32 Cores, 64 Threads, 3.5 GHz base clock)</w:t>
      </w:r>
      <w:r w:rsidR="00A46B93">
        <w:rPr>
          <w:sz w:val="22"/>
          <w:szCs w:val="22"/>
        </w:rPr>
        <w:t xml:space="preserve">. </w:t>
      </w:r>
      <w:r w:rsidR="00A46B93" w:rsidRPr="00A46B93">
        <w:rPr>
          <w:sz w:val="22"/>
          <w:szCs w:val="22"/>
        </w:rPr>
        <w:t>High-core-count CPU</w:t>
      </w:r>
      <w:r w:rsidR="00A46B93">
        <w:rPr>
          <w:sz w:val="22"/>
          <w:szCs w:val="22"/>
        </w:rPr>
        <w:t xml:space="preserve"> is used</w:t>
      </w:r>
      <w:r w:rsidR="00A46B93" w:rsidRPr="00A46B93">
        <w:rPr>
          <w:sz w:val="22"/>
          <w:szCs w:val="22"/>
        </w:rPr>
        <w:t xml:space="preserve"> for efficient token pre-processing and parallel sampling</w:t>
      </w:r>
      <w:r w:rsidR="00A46B93">
        <w:rPr>
          <w:sz w:val="22"/>
          <w:szCs w:val="22"/>
        </w:rPr>
        <w:t xml:space="preserve">.  </w:t>
      </w:r>
      <w:r w:rsidR="00A46B93" w:rsidRPr="00A46B93">
        <w:rPr>
          <w:b/>
          <w:bCs/>
          <w:sz w:val="22"/>
          <w:szCs w:val="22"/>
        </w:rPr>
        <w:t>GPU</w:t>
      </w:r>
      <w:r w:rsidR="00A46B93" w:rsidRPr="00A46B93">
        <w:rPr>
          <w:sz w:val="22"/>
          <w:szCs w:val="22"/>
        </w:rPr>
        <w:t>: NVIDIA A100 40GB (PCIe version)</w:t>
      </w:r>
      <w:r w:rsidR="00A46B93">
        <w:rPr>
          <w:sz w:val="22"/>
          <w:szCs w:val="22"/>
        </w:rPr>
        <w:t xml:space="preserve">. </w:t>
      </w:r>
      <w:r w:rsidR="00A46B93" w:rsidRPr="00A46B93">
        <w:rPr>
          <w:sz w:val="22"/>
          <w:szCs w:val="22"/>
        </w:rPr>
        <w:t>CUDA Capability: 8.0</w:t>
      </w:r>
      <w:r w:rsidR="00A46B93">
        <w:rPr>
          <w:sz w:val="22"/>
          <w:szCs w:val="22"/>
        </w:rPr>
        <w:t xml:space="preserve">. </w:t>
      </w:r>
      <w:r w:rsidR="00A46B93" w:rsidRPr="00A46B93">
        <w:rPr>
          <w:sz w:val="22"/>
          <w:szCs w:val="22"/>
        </w:rPr>
        <w:t>FP16/TF32 optimization for faster matrix multiplications during transformer forward passes</w:t>
      </w:r>
      <w:r w:rsidR="00A46B93">
        <w:rPr>
          <w:sz w:val="22"/>
          <w:szCs w:val="22"/>
        </w:rPr>
        <w:t>.</w:t>
      </w:r>
    </w:p>
    <w:p w14:paraId="788F5839" w14:textId="77777777" w:rsidR="00F824D0" w:rsidRPr="00F824D0" w:rsidRDefault="00F824D0" w:rsidP="00F824D0">
      <w:pPr>
        <w:pStyle w:val="ListParagraph"/>
        <w:ind w:left="1429"/>
        <w:rPr>
          <w:sz w:val="22"/>
          <w:szCs w:val="22"/>
        </w:rPr>
      </w:pPr>
    </w:p>
    <w:p w14:paraId="58A65F93" w14:textId="0DE21871" w:rsidR="002F7F4E" w:rsidRPr="00C27DFB" w:rsidRDefault="006C5368" w:rsidP="00281416">
      <w:pPr>
        <w:pStyle w:val="ListParagraph"/>
        <w:numPr>
          <w:ilvl w:val="1"/>
          <w:numId w:val="88"/>
        </w:numPr>
        <w:rPr>
          <w:ins w:id="31" w:author="Puttick Alexandre Riemann" w:date="2025-07-24T19:47:00Z" w16du:dateUtc="2025-07-24T17:47:00Z"/>
          <w:b/>
          <w:bCs/>
          <w:rPrChange w:id="32" w:author="Puttick Alexandre Riemann" w:date="2025-07-24T19:47:00Z" w16du:dateUtc="2025-07-24T17:47:00Z">
            <w:rPr>
              <w:ins w:id="33" w:author="Puttick Alexandre Riemann" w:date="2025-07-24T19:47:00Z" w16du:dateUtc="2025-07-24T17:47:00Z"/>
              <w:b/>
              <w:bCs/>
              <w:lang w:val="en-US"/>
            </w:rPr>
          </w:rPrChange>
        </w:rPr>
      </w:pPr>
      <w:r>
        <w:rPr>
          <w:b/>
          <w:bCs/>
        </w:rPr>
        <w:t xml:space="preserve"> </w:t>
      </w:r>
      <w:r w:rsidR="004800B6" w:rsidRPr="003603E1">
        <w:rPr>
          <w:b/>
          <w:bCs/>
        </w:rPr>
        <w:t>Experimental Setup</w:t>
      </w:r>
      <w:del w:id="34" w:author="Puttick Alexandre Riemann" w:date="2025-07-24T19:46:00Z" w16du:dateUtc="2025-07-24T17:46:00Z">
        <w:r w:rsidR="004800B6" w:rsidRPr="003603E1" w:rsidDel="00C27DFB">
          <w:rPr>
            <w:b/>
            <w:bCs/>
          </w:rPr>
          <w:delText>s</w:delText>
        </w:r>
      </w:del>
      <w:r w:rsidR="004800B6" w:rsidRPr="003603E1">
        <w:rPr>
          <w:b/>
          <w:bCs/>
        </w:rPr>
        <w:t>:</w:t>
      </w:r>
      <w:del w:id="35" w:author="Puttick Alexandre Riemann" w:date="2025-07-24T19:47:00Z" w16du:dateUtc="2025-07-24T17:47:00Z">
        <w:r w:rsidR="004800B6" w:rsidRPr="003603E1" w:rsidDel="00C27DFB">
          <w:rPr>
            <w:b/>
            <w:bCs/>
          </w:rPr>
          <w:delText xml:space="preserve"> </w:delText>
        </w:r>
      </w:del>
    </w:p>
    <w:p w14:paraId="6E35063D" w14:textId="1AFF2070" w:rsidR="00C27DFB" w:rsidRPr="00C27DFB" w:rsidRDefault="00C27DFB" w:rsidP="00C27DFB">
      <w:pPr>
        <w:ind w:left="284"/>
        <w:rPr>
          <w:lang w:val="en-US"/>
          <w:rPrChange w:id="36" w:author="Puttick Alexandre Riemann" w:date="2025-07-24T19:47:00Z" w16du:dateUtc="2025-07-24T17:47:00Z">
            <w:rPr/>
          </w:rPrChange>
        </w:rPr>
        <w:pPrChange w:id="37" w:author="Puttick Alexandre Riemann" w:date="2025-07-24T19:47:00Z" w16du:dateUtc="2025-07-24T17:47:00Z">
          <w:pPr>
            <w:pStyle w:val="ListParagraph"/>
            <w:numPr>
              <w:ilvl w:val="1"/>
              <w:numId w:val="88"/>
            </w:numPr>
            <w:ind w:left="644" w:hanging="360"/>
          </w:pPr>
        </w:pPrChange>
      </w:pPr>
      <w:ins w:id="38" w:author="Puttick Alexandre Riemann" w:date="2025-07-24T19:47:00Z" w16du:dateUtc="2025-07-24T17:47:00Z">
        <w:r>
          <w:rPr>
            <w:lang w:val="en-US"/>
          </w:rPr>
          <w:t>Data:</w:t>
        </w:r>
      </w:ins>
    </w:p>
    <w:p w14:paraId="5C731D03" w14:textId="75DB5ECF" w:rsidR="001C006B" w:rsidRPr="001C006B" w:rsidRDefault="001C006B" w:rsidP="006C5368">
      <w:pPr>
        <w:pStyle w:val="ListParagraph"/>
        <w:ind w:left="284"/>
        <w:rPr>
          <w:sz w:val="22"/>
          <w:szCs w:val="22"/>
        </w:rPr>
      </w:pPr>
      <w:r w:rsidRPr="001C006B">
        <w:rPr>
          <w:sz w:val="22"/>
          <w:szCs w:val="22"/>
        </w:rPr>
        <w:t>The</w:t>
      </w:r>
      <w:r>
        <w:rPr>
          <w:sz w:val="22"/>
          <w:szCs w:val="22"/>
        </w:rPr>
        <w:t xml:space="preserve"> extracted</w:t>
      </w:r>
      <w:r w:rsidRPr="001C006B">
        <w:rPr>
          <w:sz w:val="22"/>
          <w:szCs w:val="22"/>
        </w:rPr>
        <w:t xml:space="preserve"> dataset</w:t>
      </w:r>
      <w:r>
        <w:rPr>
          <w:sz w:val="22"/>
          <w:szCs w:val="22"/>
        </w:rPr>
        <w:t xml:space="preserve"> used for the </w:t>
      </w:r>
      <w:r w:rsidR="00A9217A">
        <w:rPr>
          <w:sz w:val="22"/>
          <w:szCs w:val="22"/>
        </w:rPr>
        <w:t>experiments</w:t>
      </w:r>
      <w:r w:rsidRPr="001C006B">
        <w:rPr>
          <w:sz w:val="22"/>
          <w:szCs w:val="22"/>
        </w:rPr>
        <w:t xml:space="preserve"> consists of 1,000 </w:t>
      </w:r>
      <w:r>
        <w:rPr>
          <w:sz w:val="22"/>
          <w:szCs w:val="22"/>
        </w:rPr>
        <w:t>‘</w:t>
      </w:r>
      <w:r w:rsidRPr="001C006B">
        <w:rPr>
          <w:sz w:val="22"/>
          <w:szCs w:val="22"/>
        </w:rPr>
        <w:t>accountant</w:t>
      </w:r>
      <w:r>
        <w:rPr>
          <w:sz w:val="22"/>
          <w:szCs w:val="22"/>
        </w:rPr>
        <w:t>’</w:t>
      </w:r>
      <w:r w:rsidRPr="001C006B">
        <w:rPr>
          <w:sz w:val="22"/>
          <w:szCs w:val="22"/>
        </w:rPr>
        <w:t xml:space="preserve"> bios, each represented as a row containing two columns:</w:t>
      </w:r>
    </w:p>
    <w:p w14:paraId="472CE2D1" w14:textId="77777777" w:rsidR="001C006B" w:rsidRPr="001C006B" w:rsidRDefault="001C006B" w:rsidP="001C006B">
      <w:pPr>
        <w:pStyle w:val="ListParagraph"/>
        <w:numPr>
          <w:ilvl w:val="0"/>
          <w:numId w:val="55"/>
        </w:numPr>
        <w:rPr>
          <w:sz w:val="22"/>
          <w:szCs w:val="22"/>
        </w:rPr>
      </w:pPr>
      <w:r w:rsidRPr="001C006B">
        <w:rPr>
          <w:sz w:val="22"/>
          <w:szCs w:val="22"/>
        </w:rPr>
        <w:t>text: The biographical text, describing the individual's professional background.</w:t>
      </w:r>
    </w:p>
    <w:p w14:paraId="5BAA7912" w14:textId="77777777" w:rsidR="007954CE" w:rsidRDefault="001C006B" w:rsidP="007954CE">
      <w:pPr>
        <w:pStyle w:val="ListParagraph"/>
        <w:numPr>
          <w:ilvl w:val="0"/>
          <w:numId w:val="55"/>
        </w:numPr>
        <w:rPr>
          <w:sz w:val="22"/>
          <w:szCs w:val="22"/>
        </w:rPr>
      </w:pPr>
      <w:r w:rsidRPr="001C006B">
        <w:rPr>
          <w:sz w:val="22"/>
          <w:szCs w:val="22"/>
        </w:rPr>
        <w:t>labels: The corresponding label</w:t>
      </w:r>
      <w:r w:rsidR="007954CE">
        <w:rPr>
          <w:sz w:val="22"/>
          <w:szCs w:val="22"/>
        </w:rPr>
        <w:t xml:space="preserve"> (gender)</w:t>
      </w:r>
      <w:r w:rsidRPr="001C006B">
        <w:rPr>
          <w:sz w:val="22"/>
          <w:szCs w:val="22"/>
        </w:rPr>
        <w:t xml:space="preserve"> associated with each bio </w:t>
      </w:r>
      <w:r w:rsidR="007954CE">
        <w:rPr>
          <w:sz w:val="22"/>
          <w:szCs w:val="22"/>
        </w:rPr>
        <w:t>.</w:t>
      </w:r>
    </w:p>
    <w:p w14:paraId="3ED26B78" w14:textId="769207C8" w:rsidR="001C006B" w:rsidRPr="007954CE" w:rsidDel="00C27DFB" w:rsidRDefault="001C006B" w:rsidP="006C5368">
      <w:pPr>
        <w:ind w:left="284"/>
        <w:rPr>
          <w:del w:id="39" w:author="Puttick Alexandre Riemann" w:date="2025-07-24T19:46:00Z" w16du:dateUtc="2025-07-24T17:46:00Z"/>
          <w:sz w:val="22"/>
          <w:szCs w:val="22"/>
        </w:rPr>
      </w:pPr>
      <w:r w:rsidRPr="007954CE">
        <w:rPr>
          <w:sz w:val="22"/>
          <w:szCs w:val="22"/>
        </w:rPr>
        <w:t>All text entries were lowercased, which simplifies normalization and text comparison.</w:t>
      </w:r>
      <w:r w:rsidR="007954CE">
        <w:rPr>
          <w:sz w:val="22"/>
          <w:szCs w:val="22"/>
        </w:rPr>
        <w:t xml:space="preserve"> </w:t>
      </w:r>
      <w:r w:rsidRPr="007954CE">
        <w:rPr>
          <w:sz w:val="22"/>
          <w:szCs w:val="22"/>
        </w:rPr>
        <w:t>The bios contain common English stop words, many of which are not semantically useful for downstream NLP tasks.</w:t>
      </w:r>
      <w:ins w:id="40" w:author="Puttick Alexandre Riemann" w:date="2025-07-24T19:47:00Z" w16du:dateUtc="2025-07-24T17:47:00Z">
        <w:r w:rsidR="00C27DFB">
          <w:rPr>
            <w:sz w:val="22"/>
            <w:szCs w:val="22"/>
            <w:lang w:val="en-US"/>
          </w:rPr>
          <w:t xml:space="preserve"> </w:t>
        </w:r>
      </w:ins>
    </w:p>
    <w:p w14:paraId="270E2529" w14:textId="77777777" w:rsidR="007954CE" w:rsidRPr="00C27DFB" w:rsidRDefault="001C006B" w:rsidP="00C27DFB">
      <w:pPr>
        <w:ind w:left="284"/>
        <w:rPr>
          <w:sz w:val="22"/>
          <w:szCs w:val="22"/>
          <w:rPrChange w:id="41" w:author="Puttick Alexandre Riemann" w:date="2025-07-24T19:46:00Z" w16du:dateUtc="2025-07-24T17:46:00Z">
            <w:rPr/>
          </w:rPrChange>
        </w:rPr>
        <w:pPrChange w:id="42" w:author="Puttick Alexandre Riemann" w:date="2025-07-24T19:46:00Z" w16du:dateUtc="2025-07-24T17:46:00Z">
          <w:pPr>
            <w:pStyle w:val="ListParagraph"/>
            <w:ind w:left="284"/>
          </w:pPr>
        </w:pPrChange>
      </w:pPr>
      <w:r w:rsidRPr="00C27DFB">
        <w:rPr>
          <w:sz w:val="22"/>
          <w:szCs w:val="22"/>
          <w:rPrChange w:id="43" w:author="Puttick Alexandre Riemann" w:date="2025-07-24T19:46:00Z" w16du:dateUtc="2025-07-24T17:46:00Z">
            <w:rPr/>
          </w:rPrChange>
        </w:rPr>
        <w:t>Stop word removal was implemented by splitting each bio into tokens (words), filtering out those matching the stop word list, and rejoining the filtered tokens into a cleaned string.</w:t>
      </w:r>
    </w:p>
    <w:p w14:paraId="361FC5A1" w14:textId="5FC87AF7" w:rsidR="001C006B" w:rsidRPr="007954CE" w:rsidRDefault="001C006B" w:rsidP="00A77B23">
      <w:pPr>
        <w:pStyle w:val="ListParagraph"/>
        <w:ind w:left="284"/>
        <w:rPr>
          <w:sz w:val="22"/>
          <w:szCs w:val="22"/>
        </w:rPr>
      </w:pPr>
      <w:r w:rsidRPr="007954CE">
        <w:rPr>
          <w:sz w:val="22"/>
          <w:szCs w:val="22"/>
        </w:rPr>
        <w:t>A new column named clean_text was added to the dataset.</w:t>
      </w:r>
      <w:r w:rsidR="007954CE">
        <w:rPr>
          <w:sz w:val="22"/>
          <w:szCs w:val="22"/>
        </w:rPr>
        <w:t xml:space="preserve"> </w:t>
      </w:r>
      <w:r w:rsidRPr="007954CE">
        <w:rPr>
          <w:sz w:val="22"/>
          <w:szCs w:val="22"/>
        </w:rPr>
        <w:t>Each row now includes the original lowercase bio (text), the filtered version (clean_text), and the associated labels.</w:t>
      </w:r>
    </w:p>
    <w:p w14:paraId="7BED8E2C" w14:textId="77777777" w:rsidR="001C006B" w:rsidDel="00C27DFB" w:rsidRDefault="001C006B" w:rsidP="00C27DFB">
      <w:pPr>
        <w:pStyle w:val="ListParagraph"/>
        <w:ind w:left="284"/>
        <w:rPr>
          <w:del w:id="44" w:author="Puttick Alexandre Riemann" w:date="2025-07-24T19:47:00Z" w16du:dateUtc="2025-07-24T17:47:00Z"/>
          <w:sz w:val="22"/>
          <w:szCs w:val="22"/>
          <w:lang w:val="en-US"/>
        </w:rPr>
      </w:pPr>
      <w:r w:rsidRPr="001C006B">
        <w:rPr>
          <w:sz w:val="22"/>
          <w:szCs w:val="22"/>
        </w:rPr>
        <w:t>This preprocessing step ensures the model is trained on more informative content, reducing noise and improving generalization in learning tasks.</w:t>
      </w:r>
    </w:p>
    <w:p w14:paraId="59649AC2" w14:textId="77777777" w:rsidR="00C27DFB" w:rsidRDefault="00C27DFB" w:rsidP="00A77B23">
      <w:pPr>
        <w:pStyle w:val="ListParagraph"/>
        <w:ind w:left="284"/>
        <w:rPr>
          <w:ins w:id="45" w:author="Puttick Alexandre Riemann" w:date="2025-07-24T19:47:00Z" w16du:dateUtc="2025-07-24T17:47:00Z"/>
          <w:sz w:val="22"/>
          <w:szCs w:val="22"/>
          <w:lang w:val="en-US"/>
        </w:rPr>
      </w:pPr>
    </w:p>
    <w:p w14:paraId="2F8F09C9" w14:textId="77777777" w:rsidR="00C27DFB" w:rsidRDefault="00C27DFB" w:rsidP="00A77B23">
      <w:pPr>
        <w:pStyle w:val="ListParagraph"/>
        <w:ind w:left="284"/>
        <w:rPr>
          <w:ins w:id="46" w:author="Puttick Alexandre Riemann" w:date="2025-07-24T19:47:00Z" w16du:dateUtc="2025-07-24T17:47:00Z"/>
          <w:sz w:val="22"/>
          <w:szCs w:val="22"/>
          <w:lang w:val="en-US"/>
        </w:rPr>
      </w:pPr>
    </w:p>
    <w:p w14:paraId="33FDE849" w14:textId="1465F26A" w:rsidR="00C27DFB" w:rsidRPr="00C27DFB" w:rsidRDefault="00C27DFB" w:rsidP="00A77B23">
      <w:pPr>
        <w:pStyle w:val="ListParagraph"/>
        <w:ind w:left="284"/>
        <w:rPr>
          <w:ins w:id="47" w:author="Puttick Alexandre Riemann" w:date="2025-07-24T19:47:00Z" w16du:dateUtc="2025-07-24T17:47:00Z"/>
          <w:sz w:val="22"/>
          <w:szCs w:val="22"/>
          <w:lang w:val="en-US"/>
          <w:rPrChange w:id="48" w:author="Puttick Alexandre Riemann" w:date="2025-07-24T19:47:00Z" w16du:dateUtc="2025-07-24T17:47:00Z">
            <w:rPr>
              <w:ins w:id="49" w:author="Puttick Alexandre Riemann" w:date="2025-07-24T19:47:00Z" w16du:dateUtc="2025-07-24T17:47:00Z"/>
              <w:sz w:val="22"/>
              <w:szCs w:val="22"/>
            </w:rPr>
          </w:rPrChange>
        </w:rPr>
      </w:pPr>
      <w:ins w:id="50" w:author="Puttick Alexandre Riemann" w:date="2025-07-24T19:47:00Z" w16du:dateUtc="2025-07-24T17:47:00Z">
        <w:r>
          <w:rPr>
            <w:sz w:val="22"/>
            <w:szCs w:val="22"/>
            <w:lang w:val="en-US"/>
          </w:rPr>
          <w:t>Classification:</w:t>
        </w:r>
      </w:ins>
    </w:p>
    <w:p w14:paraId="79539FBD" w14:textId="2D2751B3" w:rsidR="001C006B" w:rsidRPr="00C27DFB" w:rsidRDefault="001C006B" w:rsidP="00C27DFB">
      <w:pPr>
        <w:pStyle w:val="ListParagraph"/>
        <w:ind w:left="284"/>
        <w:rPr>
          <w:lang w:val="en-US"/>
          <w:rPrChange w:id="51" w:author="Puttick Alexandre Riemann" w:date="2025-07-24T19:47:00Z" w16du:dateUtc="2025-07-24T17:47:00Z">
            <w:rPr>
              <w:b/>
              <w:bCs/>
              <w:sz w:val="22"/>
              <w:szCs w:val="22"/>
            </w:rPr>
          </w:rPrChange>
        </w:rPr>
        <w:pPrChange w:id="52" w:author="Puttick Alexandre Riemann" w:date="2025-07-24T19:47:00Z" w16du:dateUtc="2025-07-24T17:47:00Z">
          <w:pPr>
            <w:pStyle w:val="ListParagraph"/>
            <w:ind w:left="1429"/>
          </w:pPr>
        </w:pPrChange>
      </w:pPr>
    </w:p>
    <w:p w14:paraId="32FFB7A9" w14:textId="56A93E3C" w:rsidR="002F7F4E" w:rsidRDefault="00C9241D" w:rsidP="00A77B23">
      <w:pPr>
        <w:pStyle w:val="ListParagraph"/>
        <w:ind w:left="284"/>
        <w:rPr>
          <w:ins w:id="53" w:author="Puttick Alexandre Riemann" w:date="2025-07-24T19:48:00Z" w16du:dateUtc="2025-07-24T17:48:00Z"/>
          <w:sz w:val="22"/>
          <w:szCs w:val="22"/>
          <w:lang w:val="en-US"/>
        </w:rPr>
      </w:pPr>
      <w:r w:rsidRPr="002F0AEA">
        <w:rPr>
          <w:sz w:val="22"/>
          <w:szCs w:val="22"/>
        </w:rPr>
        <w:t xml:space="preserve">Classification is carried out using </w:t>
      </w:r>
      <w:r w:rsidR="001B1BDD" w:rsidRPr="002F0AEA">
        <w:rPr>
          <w:sz w:val="22"/>
          <w:szCs w:val="22"/>
        </w:rPr>
        <w:t>a transformer-based architecture for text classification using the BERT (Bidirectional Encoder Representations from Transformers) model</w:t>
      </w:r>
      <w:r w:rsidR="00EA62D7" w:rsidRPr="002F0AEA">
        <w:rPr>
          <w:sz w:val="22"/>
          <w:szCs w:val="22"/>
        </w:rPr>
        <w:t xml:space="preserve"> (</w:t>
      </w:r>
      <w:hyperlink r:id="rId39" w:history="1">
        <w:r w:rsidR="00EA62D7" w:rsidRPr="002F0AEA">
          <w:rPr>
            <w:rStyle w:val="Hyperlink"/>
            <w:sz w:val="22"/>
            <w:szCs w:val="22"/>
          </w:rPr>
          <w:t>Jacob Devlin et al., 2018</w:t>
        </w:r>
      </w:hyperlink>
      <w:r w:rsidR="00EA62D7" w:rsidRPr="002F0AEA">
        <w:rPr>
          <w:sz w:val="22"/>
          <w:szCs w:val="22"/>
        </w:rPr>
        <w:t>)</w:t>
      </w:r>
      <w:r w:rsidR="001B1BDD" w:rsidRPr="002F0AEA">
        <w:rPr>
          <w:sz w:val="22"/>
          <w:szCs w:val="22"/>
        </w:rPr>
        <w:t>. Specifically, we utilized the bert-base-uncased variant available through the Hugging Face Transformers library (</w:t>
      </w:r>
      <w:hyperlink r:id="rId40" w:history="1">
        <w:r w:rsidR="001B1BDD" w:rsidRPr="002F0AEA">
          <w:rPr>
            <w:rStyle w:val="Hyperlink"/>
            <w:sz w:val="22"/>
            <w:szCs w:val="22"/>
          </w:rPr>
          <w:t>Wolf et al., 2020</w:t>
        </w:r>
      </w:hyperlink>
      <w:r w:rsidR="001B1BDD" w:rsidRPr="002F0AEA">
        <w:rPr>
          <w:sz w:val="22"/>
          <w:szCs w:val="22"/>
        </w:rPr>
        <w:t xml:space="preserve">), </w:t>
      </w:r>
      <w:r w:rsidR="002F0AEA">
        <w:rPr>
          <w:sz w:val="22"/>
          <w:szCs w:val="22"/>
        </w:rPr>
        <w:t>implemented</w:t>
      </w:r>
      <w:r w:rsidR="001B1BDD" w:rsidRPr="002F0AEA">
        <w:rPr>
          <w:sz w:val="22"/>
          <w:szCs w:val="22"/>
        </w:rPr>
        <w:t xml:space="preserve"> via the</w:t>
      </w:r>
      <w:r w:rsidR="00875CEA" w:rsidRPr="002F0AEA">
        <w:rPr>
          <w:sz w:val="22"/>
          <w:szCs w:val="22"/>
        </w:rPr>
        <w:t xml:space="preserve"> </w:t>
      </w:r>
      <w:r w:rsidR="001B1BDD" w:rsidRPr="002F0AEA">
        <w:rPr>
          <w:sz w:val="22"/>
          <w:szCs w:val="22"/>
        </w:rPr>
        <w:t xml:space="preserve">AutoModelForSequenceClassification class. The input data </w:t>
      </w:r>
      <w:r w:rsidR="00F651EF" w:rsidRPr="002F0AEA">
        <w:rPr>
          <w:sz w:val="22"/>
          <w:szCs w:val="22"/>
        </w:rPr>
        <w:t>is</w:t>
      </w:r>
      <w:r w:rsidR="001B1BDD" w:rsidRPr="002F0AEA">
        <w:rPr>
          <w:sz w:val="22"/>
          <w:szCs w:val="22"/>
        </w:rPr>
        <w:t xml:space="preserve"> </w:t>
      </w:r>
      <w:r w:rsidR="002F0AEA" w:rsidRPr="002F0AEA">
        <w:rPr>
          <w:sz w:val="22"/>
          <w:szCs w:val="22"/>
        </w:rPr>
        <w:t>pre-processed</w:t>
      </w:r>
      <w:r w:rsidR="001B1BDD" w:rsidRPr="002F0AEA">
        <w:rPr>
          <w:sz w:val="22"/>
          <w:szCs w:val="22"/>
        </w:rPr>
        <w:t xml:space="preserve"> using the associated tokenizer with a fixed max_length </w:t>
      </w:r>
      <w:r w:rsidR="002F0AEA">
        <w:rPr>
          <w:sz w:val="22"/>
          <w:szCs w:val="22"/>
        </w:rPr>
        <w:t xml:space="preserve">(by default 512) </w:t>
      </w:r>
      <w:r w:rsidR="001B1BDD" w:rsidRPr="002F0AEA">
        <w:rPr>
          <w:sz w:val="22"/>
          <w:szCs w:val="22"/>
        </w:rPr>
        <w:t>padding strategy to ensure uniform sequence length across all samples. The dataset was partitioned into training and test sets using a standard 80/20 train–test split. For training the model, we leveraged the Trainer API along with TrainingArguments from the Transformers framework, which allows streamlined training and evaluation workflows.</w:t>
      </w:r>
    </w:p>
    <w:p w14:paraId="537F6923" w14:textId="77777777" w:rsidR="00C27DFB" w:rsidRDefault="00C27DFB" w:rsidP="00A77B23">
      <w:pPr>
        <w:pStyle w:val="ListParagraph"/>
        <w:ind w:left="284"/>
        <w:rPr>
          <w:ins w:id="54" w:author="Puttick Alexandre Riemann" w:date="2025-07-24T19:48:00Z" w16du:dateUtc="2025-07-24T17:48:00Z"/>
          <w:sz w:val="22"/>
          <w:szCs w:val="22"/>
          <w:lang w:val="en-US"/>
        </w:rPr>
      </w:pPr>
    </w:p>
    <w:p w14:paraId="2094DD09" w14:textId="03209C90" w:rsidR="00C27DFB" w:rsidRPr="00C27DFB" w:rsidRDefault="00C27DFB" w:rsidP="00A77B23">
      <w:pPr>
        <w:pStyle w:val="ListParagraph"/>
        <w:ind w:left="284"/>
        <w:rPr>
          <w:sz w:val="22"/>
          <w:szCs w:val="22"/>
          <w:lang w:val="en-US"/>
          <w:rPrChange w:id="55" w:author="Puttick Alexandre Riemann" w:date="2025-07-24T19:48:00Z" w16du:dateUtc="2025-07-24T17:48:00Z">
            <w:rPr>
              <w:sz w:val="22"/>
              <w:szCs w:val="22"/>
            </w:rPr>
          </w:rPrChange>
        </w:rPr>
      </w:pPr>
      <w:ins w:id="56" w:author="Puttick Alexandre Riemann" w:date="2025-07-24T19:48:00Z" w16du:dateUtc="2025-07-24T17:48:00Z">
        <w:r>
          <w:rPr>
            <w:sz w:val="22"/>
            <w:szCs w:val="22"/>
            <w:lang w:val="en-US"/>
          </w:rPr>
          <w:t>E</w:t>
        </w:r>
      </w:ins>
      <w:ins w:id="57" w:author="Puttick Alexandre Riemann" w:date="2025-07-24T19:49:00Z" w16du:dateUtc="2025-07-24T17:49:00Z">
        <w:r>
          <w:rPr>
            <w:sz w:val="22"/>
            <w:szCs w:val="22"/>
            <w:lang w:val="en-US"/>
          </w:rPr>
          <w:t>valuation</w:t>
        </w:r>
      </w:ins>
      <w:ins w:id="58" w:author="Puttick Alexandre Riemann" w:date="2025-07-24T19:48:00Z" w16du:dateUtc="2025-07-24T17:48:00Z">
        <w:r>
          <w:rPr>
            <w:sz w:val="22"/>
            <w:szCs w:val="22"/>
            <w:lang w:val="en-US"/>
          </w:rPr>
          <w:t>:</w:t>
        </w:r>
      </w:ins>
    </w:p>
    <w:p w14:paraId="107AA03D" w14:textId="4799BD3D" w:rsidR="00A9217A" w:rsidRPr="00E66427" w:rsidRDefault="00E66427" w:rsidP="00E66427">
      <w:pPr>
        <w:ind w:left="284"/>
        <w:rPr>
          <w:sz w:val="22"/>
          <w:szCs w:val="22"/>
        </w:rPr>
      </w:pPr>
      <w:r>
        <w:rPr>
          <w:sz w:val="22"/>
          <w:szCs w:val="22"/>
        </w:rPr>
        <w:t>A</w:t>
      </w:r>
      <w:ins w:id="59" w:author="Puttick Alexandre Riemann" w:date="2025-07-24T19:48:00Z" w16du:dateUtc="2025-07-24T17:48:00Z">
        <w:r w:rsidR="00C27DFB">
          <w:rPr>
            <w:sz w:val="22"/>
            <w:szCs w:val="22"/>
            <w:lang w:val="en-US"/>
          </w:rPr>
          <w:t>fter training the classifier</w:t>
        </w:r>
      </w:ins>
      <w:del w:id="60" w:author="Puttick Alexandre Riemann" w:date="2025-07-24T19:48:00Z" w16du:dateUtc="2025-07-24T17:48:00Z">
        <w:r w:rsidDel="00C27DFB">
          <w:rPr>
            <w:sz w:val="22"/>
            <w:szCs w:val="22"/>
          </w:rPr>
          <w:delText xml:space="preserve"> classifier</w:delText>
        </w:r>
      </w:del>
      <w:r>
        <w:rPr>
          <w:sz w:val="22"/>
          <w:szCs w:val="22"/>
        </w:rPr>
        <w:t xml:space="preserve"> </w:t>
      </w:r>
      <w:del w:id="61" w:author="Puttick Alexandre Riemann" w:date="2025-07-24T19:49:00Z" w16du:dateUtc="2025-07-24T17:49:00Z">
        <w:r w:rsidDel="00C27DFB">
          <w:rPr>
            <w:sz w:val="22"/>
            <w:szCs w:val="22"/>
          </w:rPr>
          <w:delText xml:space="preserve">is </w:delText>
        </w:r>
        <w:r w:rsidRPr="00E66427" w:rsidDel="00C27DFB">
          <w:rPr>
            <w:sz w:val="22"/>
            <w:szCs w:val="22"/>
          </w:rPr>
          <w:delText xml:space="preserve">trained </w:delText>
        </w:r>
        <w:r w:rsidDel="00C27DFB">
          <w:rPr>
            <w:sz w:val="22"/>
            <w:szCs w:val="22"/>
          </w:rPr>
          <w:delText>using LIME (discussed in the section of Gender classifiers)</w:delText>
        </w:r>
        <w:r w:rsidRPr="00E66427" w:rsidDel="00C27DFB">
          <w:rPr>
            <w:sz w:val="22"/>
            <w:szCs w:val="22"/>
          </w:rPr>
          <w:delText xml:space="preserve"> </w:delText>
        </w:r>
      </w:del>
      <w:r w:rsidRPr="00E66427">
        <w:rPr>
          <w:sz w:val="22"/>
          <w:szCs w:val="22"/>
        </w:rPr>
        <w:t>to predict gender from the input text (bios, cv/cover letters)</w:t>
      </w:r>
      <w:ins w:id="62" w:author="Puttick Alexandre Riemann" w:date="2025-07-24T19:49:00Z" w16du:dateUtc="2025-07-24T17:49:00Z">
        <w:r w:rsidR="00C27DFB">
          <w:rPr>
            <w:sz w:val="22"/>
            <w:szCs w:val="22"/>
            <w:lang w:val="en-US"/>
          </w:rPr>
          <w:t>, explanations were obtained</w:t>
        </w:r>
        <w:r w:rsidR="00C27DFB" w:rsidRPr="00E66427">
          <w:rPr>
            <w:sz w:val="22"/>
            <w:szCs w:val="22"/>
          </w:rPr>
          <w:t xml:space="preserve"> </w:t>
        </w:r>
        <w:r w:rsidR="00C27DFB">
          <w:rPr>
            <w:sz w:val="22"/>
            <w:szCs w:val="22"/>
          </w:rPr>
          <w:t>using LIME (discussed in the section of Gender classifiers)</w:t>
        </w:r>
      </w:ins>
      <w:r w:rsidRPr="00E66427">
        <w:rPr>
          <w:sz w:val="22"/>
          <w:szCs w:val="22"/>
        </w:rPr>
        <w:t>.</w:t>
      </w:r>
      <w:r>
        <w:rPr>
          <w:sz w:val="22"/>
          <w:szCs w:val="22"/>
        </w:rPr>
        <w:t xml:space="preserve"> </w:t>
      </w:r>
      <w:r w:rsidR="001B1BDD" w:rsidRPr="00E66427">
        <w:rPr>
          <w:sz w:val="22"/>
          <w:szCs w:val="22"/>
        </w:rPr>
        <w:t>Evaluation of model performance was conducted using a suite of classification metrics from the scikit-learn package, including accuracy, precision, recall, and F1-score, to comprehensively assess the predictive performance. Additionally, a confusion matrix was computed to visualize the distribution of classification results, which was rendered using a heatmap generated with the seaborn visualization library.</w:t>
      </w:r>
    </w:p>
    <w:p w14:paraId="52E04A7E" w14:textId="77777777" w:rsidR="006D40B3" w:rsidRPr="006D40B3" w:rsidRDefault="006D40B3" w:rsidP="006D40B3">
      <w:pPr>
        <w:pStyle w:val="ListParagraph"/>
        <w:ind w:left="1429"/>
        <w:rPr>
          <w:sz w:val="22"/>
          <w:szCs w:val="22"/>
        </w:rPr>
      </w:pPr>
    </w:p>
    <w:p w14:paraId="2E1EA5D6" w14:textId="436919D4" w:rsidR="006C5884" w:rsidRPr="003603E1" w:rsidRDefault="00A77B23" w:rsidP="00281416">
      <w:pPr>
        <w:pStyle w:val="ListParagraph"/>
        <w:numPr>
          <w:ilvl w:val="1"/>
          <w:numId w:val="88"/>
        </w:numPr>
        <w:rPr>
          <w:b/>
          <w:bCs/>
        </w:rPr>
      </w:pPr>
      <w:r>
        <w:rPr>
          <w:b/>
          <w:bCs/>
        </w:rPr>
        <w:t xml:space="preserve"> </w:t>
      </w:r>
      <w:r w:rsidR="00A9217A" w:rsidRPr="003603E1">
        <w:rPr>
          <w:b/>
          <w:bCs/>
        </w:rPr>
        <w:t>Gender classifiers:</w:t>
      </w:r>
    </w:p>
    <w:p w14:paraId="33326274" w14:textId="6DABEC4E" w:rsidR="00A9217A" w:rsidRDefault="00A9217A" w:rsidP="00A77B23">
      <w:pPr>
        <w:pStyle w:val="ListParagraph"/>
        <w:ind w:left="284"/>
        <w:rPr>
          <w:sz w:val="22"/>
          <w:szCs w:val="22"/>
        </w:rPr>
      </w:pPr>
      <w:r w:rsidRPr="002F7F4E">
        <w:rPr>
          <w:sz w:val="22"/>
          <w:szCs w:val="22"/>
        </w:rPr>
        <w:t>To ensure interpretability of the model predictions, we employed LIME (</w:t>
      </w:r>
      <w:r w:rsidRPr="002F7F4E">
        <w:rPr>
          <w:b/>
          <w:bCs/>
          <w:sz w:val="22"/>
          <w:szCs w:val="22"/>
        </w:rPr>
        <w:t>Local Interpretable Model-agnostic Explanations</w:t>
      </w:r>
      <w:r w:rsidRPr="002F7F4E">
        <w:rPr>
          <w:sz w:val="22"/>
          <w:szCs w:val="22"/>
        </w:rPr>
        <w:t>)</w:t>
      </w:r>
      <w:r>
        <w:rPr>
          <w:sz w:val="22"/>
          <w:szCs w:val="22"/>
        </w:rPr>
        <w:t xml:space="preserve"> </w:t>
      </w:r>
      <w:r w:rsidRPr="002F7F4E">
        <w:rPr>
          <w:sz w:val="22"/>
          <w:szCs w:val="22"/>
        </w:rPr>
        <w:t>(</w:t>
      </w:r>
      <w:hyperlink r:id="rId41" w:history="1">
        <w:r w:rsidRPr="004834D9">
          <w:rPr>
            <w:rStyle w:val="Hyperlink"/>
            <w:sz w:val="22"/>
            <w:szCs w:val="22"/>
          </w:rPr>
          <w:t>Ribeiro et al., 2016</w:t>
        </w:r>
      </w:hyperlink>
      <w:r w:rsidRPr="002F7F4E">
        <w:rPr>
          <w:sz w:val="22"/>
          <w:szCs w:val="22"/>
        </w:rPr>
        <w:t xml:space="preserve">), a post-hoc explanation technique designed to provide insight into </w:t>
      </w:r>
      <w:r w:rsidRPr="002F7F4E">
        <w:rPr>
          <w:sz w:val="22"/>
          <w:szCs w:val="22"/>
        </w:rPr>
        <w:lastRenderedPageBreak/>
        <w:t>individual predictions made by black-box models.</w:t>
      </w:r>
      <w:r w:rsidRPr="006E76E2">
        <w:t xml:space="preserve"> </w:t>
      </w:r>
      <w:r w:rsidRPr="006E76E2">
        <w:rPr>
          <w:sz w:val="22"/>
          <w:szCs w:val="22"/>
        </w:rPr>
        <w:t xml:space="preserve">It explains the model’s behavior only around </w:t>
      </w:r>
      <w:ins w:id="63" w:author="Puttick Alexandre Riemann" w:date="2025-07-24T19:50:00Z" w16du:dateUtc="2025-07-24T17:50:00Z">
        <w:r w:rsidR="00C27DFB">
          <w:rPr>
            <w:sz w:val="22"/>
            <w:szCs w:val="22"/>
            <w:lang w:val="en-US"/>
          </w:rPr>
          <w:t>a</w:t>
        </w:r>
      </w:ins>
      <w:del w:id="64" w:author="Puttick Alexandre Riemann" w:date="2025-07-24T19:50:00Z" w16du:dateUtc="2025-07-24T17:50:00Z">
        <w:r w:rsidRPr="006E76E2" w:rsidDel="00C27DFB">
          <w:rPr>
            <w:sz w:val="22"/>
            <w:szCs w:val="22"/>
          </w:rPr>
          <w:delText>the</w:delText>
        </w:r>
      </w:del>
      <w:r w:rsidRPr="006E76E2">
        <w:rPr>
          <w:sz w:val="22"/>
          <w:szCs w:val="22"/>
        </w:rPr>
        <w:t xml:space="preserve"> single instance being analyzed, not globally</w:t>
      </w:r>
      <w:r w:rsidRPr="002F7F4E">
        <w:rPr>
          <w:sz w:val="22"/>
          <w:szCs w:val="22"/>
        </w:rPr>
        <w:t xml:space="preserve">. This is achieved by generating perturbed samples </w:t>
      </w:r>
      <w:r w:rsidR="002F0AEA" w:rsidRPr="002F7F4E">
        <w:rPr>
          <w:sz w:val="22"/>
          <w:szCs w:val="22"/>
        </w:rPr>
        <w:t>about</w:t>
      </w:r>
      <w:r w:rsidRPr="002F7F4E">
        <w:rPr>
          <w:sz w:val="22"/>
          <w:szCs w:val="22"/>
        </w:rPr>
        <w:t xml:space="preserve"> the instance and observing the black-box model's predictions on these samples. </w:t>
      </w:r>
      <w:r w:rsidRPr="006E76E2">
        <w:rPr>
          <w:sz w:val="22"/>
          <w:szCs w:val="22"/>
        </w:rPr>
        <w:t>The coefficients of this surrogate model indicate the importance of different input features (e.g., words in a sentence) for the prediction.</w:t>
      </w:r>
      <w:r>
        <w:rPr>
          <w:sz w:val="22"/>
          <w:szCs w:val="22"/>
        </w:rPr>
        <w:t xml:space="preserve"> </w:t>
      </w:r>
    </w:p>
    <w:p w14:paraId="2EF7DD06" w14:textId="28761484" w:rsidR="00A9217A" w:rsidRDefault="00A9217A" w:rsidP="00A77B23">
      <w:pPr>
        <w:ind w:left="284"/>
        <w:rPr>
          <w:sz w:val="22"/>
          <w:szCs w:val="22"/>
        </w:rPr>
      </w:pPr>
      <w:r w:rsidRPr="00A9217A">
        <w:rPr>
          <w:sz w:val="22"/>
          <w:szCs w:val="22"/>
        </w:rPr>
        <w:t>When explaining the model's prediction for an instance (e.g.</w:t>
      </w:r>
      <w:r w:rsidR="00CA5B58">
        <w:rPr>
          <w:sz w:val="22"/>
          <w:szCs w:val="22"/>
        </w:rPr>
        <w:t xml:space="preserve"> </w:t>
      </w:r>
      <w:r w:rsidRPr="00A9217A">
        <w:rPr>
          <w:sz w:val="22"/>
          <w:szCs w:val="22"/>
        </w:rPr>
        <w:t>CV</w:t>
      </w:r>
      <w:r w:rsidR="00CA5B58">
        <w:rPr>
          <w:sz w:val="22"/>
          <w:szCs w:val="22"/>
        </w:rPr>
        <w:t xml:space="preserve"> or coverletter</w:t>
      </w:r>
      <w:r w:rsidRPr="00A9217A">
        <w:rPr>
          <w:sz w:val="22"/>
          <w:szCs w:val="22"/>
        </w:rPr>
        <w:t>), LIME highlights the words that contributed most to the model’s decision.</w:t>
      </w:r>
      <w:r w:rsidRPr="00A9217A">
        <w:rPr>
          <w:rFonts w:ascii="Times New Roman" w:eastAsia="Times New Roman" w:hAnsi="Symbol" w:cs="Times New Roman"/>
          <w:kern w:val="0"/>
          <w:lang/>
          <w14:ligatures w14:val="none"/>
        </w:rPr>
        <w:t xml:space="preserve"> </w:t>
      </w:r>
      <w:r w:rsidRPr="00A9217A">
        <w:rPr>
          <w:sz w:val="22"/>
          <w:szCs w:val="22"/>
        </w:rPr>
        <w:t xml:space="preserve">By analyzing multiple instances where the model predicts a particular label (e.g., “male” or “female”), one can observe if certain words consistently have high importance. </w:t>
      </w:r>
      <w:ins w:id="65" w:author="Puttick Alexandre Riemann" w:date="2025-07-24T19:51:00Z" w16du:dateUtc="2025-07-24T17:51:00Z">
        <w:r w:rsidR="00C27DFB">
          <w:rPr>
            <w:sz w:val="22"/>
            <w:szCs w:val="22"/>
            <w:lang w:val="en-US"/>
          </w:rPr>
          <w:t xml:space="preserve">The classifier’s performance is an indicator of how much sensitive gender information is present in the data. </w:t>
        </w:r>
      </w:ins>
      <w:r w:rsidRPr="00A9217A">
        <w:rPr>
          <w:sz w:val="22"/>
          <w:szCs w:val="22"/>
        </w:rPr>
        <w:t>Proxy words</w:t>
      </w:r>
      <w:ins w:id="66" w:author="Puttick Alexandre Riemann" w:date="2025-07-24T19:51:00Z" w16du:dateUtc="2025-07-24T17:51:00Z">
        <w:r w:rsidR="00C27DFB">
          <w:rPr>
            <w:sz w:val="22"/>
            <w:szCs w:val="22"/>
            <w:lang w:val="en-US"/>
          </w:rPr>
          <w:t xml:space="preserve"> may</w:t>
        </w:r>
      </w:ins>
      <w:r w:rsidRPr="00A9217A">
        <w:rPr>
          <w:sz w:val="22"/>
          <w:szCs w:val="22"/>
        </w:rPr>
        <w:t xml:space="preserve"> often appear as </w:t>
      </w:r>
      <w:commentRangeStart w:id="67"/>
      <w:r w:rsidRPr="00A9217A">
        <w:rPr>
          <w:sz w:val="22"/>
          <w:szCs w:val="22"/>
        </w:rPr>
        <w:t>highly weighted features in the local explanations</w:t>
      </w:r>
      <w:commentRangeEnd w:id="67"/>
      <w:r w:rsidR="00420090" w:rsidRPr="00A9217A">
        <w:rPr>
          <w:rStyle w:val="CommentReference"/>
          <w:sz w:val="22"/>
          <w:szCs w:val="22"/>
        </w:rPr>
        <w:commentReference w:id="67"/>
      </w:r>
      <w:r w:rsidRPr="00A9217A">
        <w:rPr>
          <w:sz w:val="22"/>
          <w:szCs w:val="22"/>
        </w:rPr>
        <w:t>, revealing that the model may be relying on these words as shortcuts or proxies for sensitive attributes. This identification helps in auditing and mitigating bias, for example by removing or masking proxy words or adjusting training data.</w:t>
      </w:r>
    </w:p>
    <w:p w14:paraId="6E59797B" w14:textId="77777777" w:rsidR="00CA1A76" w:rsidRDefault="006D40B3" w:rsidP="00A77B23">
      <w:pPr>
        <w:ind w:left="284"/>
        <w:rPr>
          <w:sz w:val="22"/>
          <w:szCs w:val="22"/>
        </w:rPr>
      </w:pPr>
      <w:r w:rsidRPr="003F0C4A">
        <w:rPr>
          <w:sz w:val="22"/>
          <w:szCs w:val="22"/>
        </w:rPr>
        <w:t xml:space="preserve">To identify test samples with </w:t>
      </w:r>
      <w:r w:rsidRPr="003F0C4A">
        <w:rPr>
          <w:b/>
          <w:bCs/>
          <w:sz w:val="22"/>
          <w:szCs w:val="22"/>
        </w:rPr>
        <w:t>low prediction confidence</w:t>
      </w:r>
      <w:r w:rsidRPr="003F0C4A">
        <w:rPr>
          <w:sz w:val="22"/>
          <w:szCs w:val="22"/>
        </w:rPr>
        <w:t>, we use</w:t>
      </w:r>
      <w:del w:id="68" w:author="Puttick Alexandre Riemann" w:date="2025-07-24T19:51:00Z" w16du:dateUtc="2025-07-24T17:51:00Z">
        <w:r w:rsidRPr="003F0C4A" w:rsidDel="00C27DFB">
          <w:rPr>
            <w:sz w:val="22"/>
            <w:szCs w:val="22"/>
          </w:rPr>
          <w:delText>d</w:delText>
        </w:r>
      </w:del>
      <w:r w:rsidRPr="003F0C4A">
        <w:rPr>
          <w:sz w:val="22"/>
          <w:szCs w:val="22"/>
        </w:rPr>
        <w:t xml:space="preserve"> the absolute difference </w:t>
      </w:r>
      <w:r>
        <w:rPr>
          <w:sz w:val="22"/>
          <w:szCs w:val="22"/>
        </w:rPr>
        <w:t>between</w:t>
      </w:r>
      <w:r w:rsidRPr="003F0C4A">
        <w:rPr>
          <w:sz w:val="22"/>
          <w:szCs w:val="22"/>
        </w:rPr>
        <w:t xml:space="preserve"> the top two predicted class probabilities. </w:t>
      </w:r>
    </w:p>
    <w:p w14:paraId="02D1A9DF" w14:textId="77777777" w:rsidR="00CA1A76" w:rsidRDefault="006D40B3" w:rsidP="00A77B23">
      <w:pPr>
        <w:ind w:left="284"/>
        <w:rPr>
          <w:sz w:val="22"/>
          <w:szCs w:val="22"/>
        </w:rPr>
      </w:pPr>
      <w:r w:rsidRPr="00CA1A76">
        <w:rPr>
          <w:i/>
          <w:iCs/>
          <w:sz w:val="22"/>
          <w:szCs w:val="22"/>
        </w:rPr>
        <w:t>diffs = np.abs(pred_probs[:, 0] - pred_probs[:, 1])</w:t>
      </w:r>
    </w:p>
    <w:p w14:paraId="4C068E8D" w14:textId="77777777" w:rsidR="00CA1A76" w:rsidRDefault="006D40B3" w:rsidP="00A77B23">
      <w:pPr>
        <w:ind w:left="284"/>
        <w:rPr>
          <w:sz w:val="22"/>
          <w:szCs w:val="22"/>
        </w:rPr>
      </w:pPr>
      <w:r w:rsidRPr="00CA1A76">
        <w:rPr>
          <w:sz w:val="22"/>
          <w:szCs w:val="22"/>
        </w:rPr>
        <w:t xml:space="preserve">As the experiment unfolds, a smaller diff value indicates that the model found it harder to distinguish between class 0 and class 1 — i.e., it was </w:t>
      </w:r>
      <w:r w:rsidRPr="00CA1A76">
        <w:rPr>
          <w:b/>
          <w:bCs/>
          <w:sz w:val="22"/>
          <w:szCs w:val="22"/>
        </w:rPr>
        <w:t>less confident</w:t>
      </w:r>
      <w:r w:rsidRPr="00CA1A76">
        <w:rPr>
          <w:sz w:val="22"/>
          <w:szCs w:val="22"/>
        </w:rPr>
        <w:t xml:space="preserve"> in its prediction.</w:t>
      </w:r>
      <w:r w:rsidRPr="00CA1A76">
        <w:rPr>
          <w:rFonts w:ascii="Times New Roman" w:eastAsia="Times New Roman" w:hAnsi="Symbol" w:cs="Times New Roman"/>
          <w:kern w:val="0"/>
          <w:lang/>
          <w14:ligatures w14:val="none"/>
        </w:rPr>
        <w:t xml:space="preserve"> </w:t>
      </w:r>
      <w:r w:rsidRPr="00CA1A76">
        <w:rPr>
          <w:sz w:val="22"/>
          <w:szCs w:val="22"/>
        </w:rPr>
        <w:t xml:space="preserve">The top rows in the table have the </w:t>
      </w:r>
      <w:r w:rsidRPr="00CA1A76">
        <w:rPr>
          <w:b/>
          <w:bCs/>
          <w:sz w:val="22"/>
          <w:szCs w:val="22"/>
        </w:rPr>
        <w:t>lowest diff values</w:t>
      </w:r>
      <w:r w:rsidRPr="00CA1A76">
        <w:rPr>
          <w:sz w:val="22"/>
          <w:szCs w:val="22"/>
        </w:rPr>
        <w:t xml:space="preserve"> (e.g., 0.038370), meaning the model was almost equally likely to assign the input to either class.</w:t>
      </w:r>
    </w:p>
    <w:p w14:paraId="2A2CAE19" w14:textId="77777777" w:rsidR="00CA1A76" w:rsidRDefault="006D40B3" w:rsidP="00A77B23">
      <w:pPr>
        <w:ind w:left="284"/>
        <w:rPr>
          <w:sz w:val="22"/>
          <w:szCs w:val="22"/>
        </w:rPr>
      </w:pPr>
      <w:r w:rsidRPr="00CA1A76">
        <w:rPr>
          <w:sz w:val="22"/>
          <w:szCs w:val="22"/>
        </w:rPr>
        <w:t>These low-confidence predictions are valuable for:</w:t>
      </w:r>
    </w:p>
    <w:p w14:paraId="29781C19" w14:textId="77777777" w:rsidR="00CA1A76" w:rsidRDefault="006D40B3" w:rsidP="00A77B23">
      <w:pPr>
        <w:ind w:left="284"/>
        <w:rPr>
          <w:sz w:val="22"/>
          <w:szCs w:val="22"/>
        </w:rPr>
      </w:pPr>
      <w:r w:rsidRPr="00CA1A76">
        <w:rPr>
          <w:b/>
          <w:bCs/>
          <w:sz w:val="22"/>
          <w:szCs w:val="22"/>
        </w:rPr>
        <w:t>-</w:t>
      </w:r>
      <w:r w:rsidRPr="00CA1A76">
        <w:rPr>
          <w:sz w:val="22"/>
          <w:szCs w:val="22"/>
        </w:rPr>
        <w:t>Investigating potential patterns in ambiguous or hard-to-classify bios.</w:t>
      </w:r>
    </w:p>
    <w:p w14:paraId="29E774E3" w14:textId="77777777" w:rsidR="00CA1A76" w:rsidRDefault="006D40B3" w:rsidP="00A77B23">
      <w:pPr>
        <w:ind w:left="284"/>
        <w:rPr>
          <w:sz w:val="22"/>
          <w:szCs w:val="22"/>
        </w:rPr>
      </w:pPr>
      <w:r w:rsidRPr="00CA1A76">
        <w:rPr>
          <w:b/>
          <w:bCs/>
          <w:sz w:val="22"/>
          <w:szCs w:val="22"/>
        </w:rPr>
        <w:t>-</w:t>
      </w:r>
      <w:r w:rsidRPr="00CA1A76">
        <w:rPr>
          <w:sz w:val="22"/>
          <w:szCs w:val="22"/>
        </w:rPr>
        <w:t>Flagging samples for manual inspection or labeling.</w:t>
      </w:r>
    </w:p>
    <w:p w14:paraId="5F3CAB26" w14:textId="77777777" w:rsidR="00CA1A76" w:rsidRDefault="006D40B3" w:rsidP="00A77B23">
      <w:pPr>
        <w:ind w:left="284"/>
        <w:rPr>
          <w:sz w:val="22"/>
          <w:szCs w:val="22"/>
        </w:rPr>
      </w:pPr>
      <w:r w:rsidRPr="00CA1A76">
        <w:rPr>
          <w:b/>
          <w:bCs/>
          <w:sz w:val="22"/>
          <w:szCs w:val="22"/>
        </w:rPr>
        <w:t>-</w:t>
      </w:r>
      <w:r w:rsidRPr="00CA1A76">
        <w:rPr>
          <w:sz w:val="22"/>
          <w:szCs w:val="22"/>
        </w:rPr>
        <w:t>Prioritizing these cases in active learning or re-training.</w:t>
      </w:r>
    </w:p>
    <w:p w14:paraId="76B517EA" w14:textId="18399677" w:rsidR="00CA1A76" w:rsidDel="00C27DFB" w:rsidRDefault="006D40B3" w:rsidP="00A77B23">
      <w:pPr>
        <w:ind w:left="284"/>
        <w:rPr>
          <w:del w:id="69" w:author="Puttick Alexandre Riemann" w:date="2025-07-24T19:53:00Z" w16du:dateUtc="2025-07-24T17:53:00Z"/>
          <w:sz w:val="22"/>
          <w:szCs w:val="22"/>
        </w:rPr>
      </w:pPr>
      <w:r w:rsidRPr="00CA1A76">
        <w:rPr>
          <w:sz w:val="22"/>
          <w:szCs w:val="22"/>
        </w:rPr>
        <w:t xml:space="preserve">In addition to analyzing low-confidence predictions, we also examined the </w:t>
      </w:r>
      <w:r w:rsidRPr="00CA1A76">
        <w:rPr>
          <w:b/>
          <w:bCs/>
          <w:sz w:val="22"/>
          <w:szCs w:val="22"/>
        </w:rPr>
        <w:t>most confident predictions</w:t>
      </w:r>
      <w:r w:rsidRPr="00CA1A76">
        <w:rPr>
          <w:sz w:val="22"/>
          <w:szCs w:val="22"/>
        </w:rPr>
        <w:t xml:space="preserve"> made by the model. </w:t>
      </w:r>
      <w:del w:id="70" w:author="Puttick Alexandre Riemann" w:date="2025-07-24T19:53:00Z" w16du:dateUtc="2025-07-24T17:53:00Z">
        <w:r w:rsidRPr="00CA1A76" w:rsidDel="00C27DFB">
          <w:rPr>
            <w:sz w:val="22"/>
            <w:szCs w:val="22"/>
          </w:rPr>
          <w:delText xml:space="preserve">This step focused on the evaluation of model behavior on </w:delText>
        </w:r>
        <w:r w:rsidRPr="00CA1A76" w:rsidDel="00C27DFB">
          <w:rPr>
            <w:b/>
            <w:bCs/>
            <w:sz w:val="22"/>
            <w:szCs w:val="22"/>
          </w:rPr>
          <w:delText>strongly predicted samples</w:delText>
        </w:r>
        <w:r w:rsidRPr="00CA1A76" w:rsidDel="00C27DFB">
          <w:rPr>
            <w:sz w:val="22"/>
            <w:szCs w:val="22"/>
          </w:rPr>
          <w:delText>.</w:delText>
        </w:r>
      </w:del>
      <w:ins w:id="71" w:author="Puttick Alexandre Riemann" w:date="2025-07-24T19:53:00Z" w16du:dateUtc="2025-07-24T17:53:00Z">
        <w:r w:rsidR="00C27DFB">
          <w:rPr>
            <w:sz w:val="22"/>
            <w:szCs w:val="22"/>
            <w:lang w:val="en-US"/>
          </w:rPr>
          <w:t xml:space="preserve">This is </w:t>
        </w:r>
      </w:ins>
    </w:p>
    <w:p w14:paraId="72BDDF98" w14:textId="1E9B0A2F" w:rsidR="00CA1A76" w:rsidRDefault="00C27DFB" w:rsidP="00C27DFB">
      <w:pPr>
        <w:ind w:left="284"/>
        <w:rPr>
          <w:sz w:val="22"/>
          <w:szCs w:val="22"/>
        </w:rPr>
      </w:pPr>
      <w:ins w:id="72" w:author="Puttick Alexandre Riemann" w:date="2025-07-24T19:53:00Z" w16du:dateUtc="2025-07-24T17:53:00Z">
        <w:r>
          <w:rPr>
            <w:sz w:val="22"/>
            <w:szCs w:val="22"/>
            <w:lang w:val="en-US"/>
          </w:rPr>
          <w:t>u</w:t>
        </w:r>
      </w:ins>
      <w:del w:id="73" w:author="Puttick Alexandre Riemann" w:date="2025-07-24T19:53:00Z" w16du:dateUtc="2025-07-24T17:53:00Z">
        <w:r w:rsidR="006D40B3" w:rsidRPr="00CA1A76" w:rsidDel="00C27DFB">
          <w:rPr>
            <w:sz w:val="22"/>
            <w:szCs w:val="22"/>
          </w:rPr>
          <w:delText>U</w:delText>
        </w:r>
      </w:del>
      <w:r w:rsidR="006D40B3" w:rsidRPr="00CA1A76">
        <w:rPr>
          <w:sz w:val="22"/>
          <w:szCs w:val="22"/>
        </w:rPr>
        <w:t>seful for:</w:t>
      </w:r>
    </w:p>
    <w:p w14:paraId="3719F911" w14:textId="77777777" w:rsidR="00CA1A76" w:rsidRDefault="006D40B3" w:rsidP="00A77B23">
      <w:pPr>
        <w:ind w:left="284"/>
        <w:rPr>
          <w:sz w:val="22"/>
          <w:szCs w:val="22"/>
        </w:rPr>
      </w:pPr>
      <w:r w:rsidRPr="00CA1A76">
        <w:rPr>
          <w:sz w:val="22"/>
          <w:szCs w:val="22"/>
        </w:rPr>
        <w:t>-Verifying the correctness of confident predictions.</w:t>
      </w:r>
    </w:p>
    <w:p w14:paraId="4DBD7546" w14:textId="77777777" w:rsidR="00CA1A76" w:rsidRDefault="006D40B3" w:rsidP="00A77B23">
      <w:pPr>
        <w:ind w:left="284"/>
        <w:rPr>
          <w:sz w:val="22"/>
          <w:szCs w:val="22"/>
        </w:rPr>
      </w:pPr>
      <w:r w:rsidRPr="00CA1A76">
        <w:rPr>
          <w:sz w:val="22"/>
          <w:szCs w:val="22"/>
        </w:rPr>
        <w:t xml:space="preserve">-Building a </w:t>
      </w:r>
      <w:r w:rsidRPr="00CA1A76">
        <w:rPr>
          <w:b/>
          <w:bCs/>
          <w:sz w:val="22"/>
          <w:szCs w:val="22"/>
        </w:rPr>
        <w:t>high-precision subset</w:t>
      </w:r>
      <w:r w:rsidRPr="00CA1A76">
        <w:rPr>
          <w:sz w:val="22"/>
          <w:szCs w:val="22"/>
        </w:rPr>
        <w:t xml:space="preserve"> for downstream tasks.</w:t>
      </w:r>
    </w:p>
    <w:p w14:paraId="2369228E" w14:textId="10EB1B40" w:rsidR="00961C99" w:rsidRPr="00076206" w:rsidRDefault="006D40B3" w:rsidP="00A77B23">
      <w:pPr>
        <w:ind w:left="284"/>
        <w:rPr>
          <w:sz w:val="22"/>
          <w:szCs w:val="22"/>
        </w:rPr>
      </w:pPr>
      <w:r w:rsidRPr="00CA1A76">
        <w:rPr>
          <w:sz w:val="22"/>
          <w:szCs w:val="22"/>
        </w:rPr>
        <w:t>-Comparing feature patterns in clear vs. ambiguous cases.</w:t>
      </w:r>
    </w:p>
    <w:p w14:paraId="2E3C3820" w14:textId="04DD6972" w:rsidR="00D57DF6" w:rsidRDefault="004800B6" w:rsidP="002945A8">
      <w:pPr>
        <w:pStyle w:val="ListParagraph"/>
        <w:numPr>
          <w:ilvl w:val="2"/>
          <w:numId w:val="88"/>
        </w:numPr>
        <w:rPr>
          <w:b/>
          <w:bCs/>
          <w:sz w:val="22"/>
          <w:szCs w:val="22"/>
        </w:rPr>
      </w:pPr>
      <w:r w:rsidRPr="004800B6">
        <w:rPr>
          <w:b/>
          <w:bCs/>
          <w:sz w:val="22"/>
          <w:szCs w:val="22"/>
        </w:rPr>
        <w:t>Gender Classifier Without Masking</w:t>
      </w:r>
      <w:r>
        <w:rPr>
          <w:b/>
          <w:bCs/>
          <w:sz w:val="22"/>
          <w:szCs w:val="22"/>
        </w:rPr>
        <w:t>:</w:t>
      </w:r>
    </w:p>
    <w:p w14:paraId="2C7558B9" w14:textId="29AF4B24" w:rsidR="0061533D" w:rsidRPr="00A05DA7" w:rsidRDefault="00A05DA7" w:rsidP="00A77B23">
      <w:pPr>
        <w:ind w:left="568"/>
        <w:rPr>
          <w:sz w:val="22"/>
          <w:szCs w:val="22"/>
        </w:rPr>
      </w:pPr>
      <w:r w:rsidRPr="00A05DA7">
        <w:rPr>
          <w:sz w:val="22"/>
          <w:szCs w:val="22"/>
        </w:rPr>
        <w:t xml:space="preserve">In our setup for gender classification using unprocessed text—without applying any masking, lowercasing, or stop word removal—the model was trained to predict gender labels, where "female" is represented as 1 and "male" as 0. </w:t>
      </w:r>
      <w:commentRangeStart w:id="74"/>
      <w:r w:rsidRPr="00A05DA7">
        <w:rPr>
          <w:sz w:val="22"/>
          <w:szCs w:val="22"/>
        </w:rPr>
        <w:t xml:space="preserve">The classifier relied on the full text of CVs and cover letters, </w:t>
      </w:r>
      <w:commentRangeEnd w:id="74"/>
      <w:r w:rsidR="00420090" w:rsidRPr="00A05DA7">
        <w:rPr>
          <w:rStyle w:val="CommentReference"/>
          <w:sz w:val="22"/>
          <w:szCs w:val="22"/>
        </w:rPr>
        <w:commentReference w:id="74"/>
      </w:r>
      <w:r w:rsidRPr="00A05DA7">
        <w:rPr>
          <w:sz w:val="22"/>
          <w:szCs w:val="22"/>
        </w:rPr>
        <w:t xml:space="preserve">making predictions based on the language patterns present. </w:t>
      </w:r>
      <w:commentRangeStart w:id="75"/>
      <w:r w:rsidRPr="00A05DA7">
        <w:rPr>
          <w:sz w:val="22"/>
          <w:szCs w:val="22"/>
        </w:rPr>
        <w:t xml:space="preserve">Certain words appeared to influence the model’s decisions more strongly toward one gender than the other. These included direct gender indicators (e.g., pronouns, titles, and names) as well as indirect cues, such as professional roles or cultural references. </w:t>
      </w:r>
      <w:r w:rsidR="00CA5B58">
        <w:rPr>
          <w:sz w:val="22"/>
          <w:szCs w:val="22"/>
        </w:rPr>
        <w:t xml:space="preserve">This </w:t>
      </w:r>
      <w:r w:rsidR="00CA5B58" w:rsidRPr="00CA5B58">
        <w:rPr>
          <w:sz w:val="22"/>
          <w:szCs w:val="22"/>
        </w:rPr>
        <w:t>suggests leaving text unprocessed (i.e., not masking identity terms or normalizing stylistic features) enables models to learn and act upon the signals</w:t>
      </w:r>
      <w:r w:rsidR="00CA5B58">
        <w:rPr>
          <w:sz w:val="22"/>
          <w:szCs w:val="22"/>
        </w:rPr>
        <w:t xml:space="preserve"> of direct gender indicators (</w:t>
      </w:r>
      <w:r w:rsidR="00CA5B58" w:rsidRPr="00CA5B58">
        <w:rPr>
          <w:sz w:val="22"/>
          <w:szCs w:val="22"/>
        </w:rPr>
        <w:t xml:space="preserve">e.g., </w:t>
      </w:r>
      <w:r w:rsidR="00CA5B58" w:rsidRPr="00CA5B58">
        <w:rPr>
          <w:i/>
          <w:iCs/>
          <w:sz w:val="22"/>
          <w:szCs w:val="22"/>
        </w:rPr>
        <w:t>he</w:t>
      </w:r>
      <w:r w:rsidR="00CA5B58" w:rsidRPr="00CA5B58">
        <w:rPr>
          <w:sz w:val="22"/>
          <w:szCs w:val="22"/>
        </w:rPr>
        <w:t xml:space="preserve">, </w:t>
      </w:r>
      <w:r w:rsidR="00CA5B58" w:rsidRPr="00CA5B58">
        <w:rPr>
          <w:i/>
          <w:iCs/>
          <w:sz w:val="22"/>
          <w:szCs w:val="22"/>
        </w:rPr>
        <w:t>Ms.</w:t>
      </w:r>
      <w:r w:rsidR="00CA5B58" w:rsidRPr="00CA5B58">
        <w:rPr>
          <w:sz w:val="22"/>
          <w:szCs w:val="22"/>
        </w:rPr>
        <w:t xml:space="preserve">, </w:t>
      </w:r>
      <w:r w:rsidR="00CA5B58" w:rsidRPr="00CA5B58">
        <w:rPr>
          <w:i/>
          <w:iCs/>
          <w:sz w:val="22"/>
          <w:szCs w:val="22"/>
        </w:rPr>
        <w:t>Jessica</w:t>
      </w:r>
      <w:r w:rsidR="00CA5B58">
        <w:rPr>
          <w:sz w:val="22"/>
          <w:szCs w:val="22"/>
        </w:rPr>
        <w:t xml:space="preserve">) or </w:t>
      </w:r>
      <w:r w:rsidR="00CA5B58" w:rsidRPr="00CA5B58">
        <w:rPr>
          <w:sz w:val="22"/>
          <w:szCs w:val="22"/>
        </w:rPr>
        <w:t>indirect or proxy indicators</w:t>
      </w:r>
      <w:r w:rsidR="00CA5B58">
        <w:rPr>
          <w:sz w:val="22"/>
          <w:szCs w:val="22"/>
        </w:rPr>
        <w:t xml:space="preserve"> (</w:t>
      </w:r>
      <w:r w:rsidR="00CE5DF9" w:rsidRPr="00CA5B58">
        <w:rPr>
          <w:sz w:val="22"/>
          <w:szCs w:val="22"/>
        </w:rPr>
        <w:t>e.g</w:t>
      </w:r>
      <w:r w:rsidR="00CE5DF9">
        <w:rPr>
          <w:sz w:val="22"/>
          <w:szCs w:val="22"/>
        </w:rPr>
        <w:t xml:space="preserve">., </w:t>
      </w:r>
      <w:r w:rsidR="00CA5B58" w:rsidRPr="00CA5B58">
        <w:rPr>
          <w:i/>
          <w:iCs/>
          <w:sz w:val="22"/>
          <w:szCs w:val="22"/>
        </w:rPr>
        <w:t>nurse</w:t>
      </w:r>
      <w:r w:rsidR="00CA5B58" w:rsidRPr="00CA5B58">
        <w:rPr>
          <w:sz w:val="22"/>
          <w:szCs w:val="22"/>
        </w:rPr>
        <w:t xml:space="preserve">, </w:t>
      </w:r>
      <w:r w:rsidR="00CA5B58" w:rsidRPr="00CA5B58">
        <w:rPr>
          <w:i/>
          <w:iCs/>
          <w:sz w:val="22"/>
          <w:szCs w:val="22"/>
        </w:rPr>
        <w:t>CEO</w:t>
      </w:r>
      <w:r w:rsidR="00CA5B58">
        <w:rPr>
          <w:sz w:val="22"/>
          <w:szCs w:val="22"/>
        </w:rPr>
        <w:t>)</w:t>
      </w:r>
      <w:r w:rsidR="00CA5B58" w:rsidRPr="00CA5B58">
        <w:rPr>
          <w:sz w:val="22"/>
          <w:szCs w:val="22"/>
        </w:rPr>
        <w:t>—leading to potential gender bias in classification or downstream decisions (e.g., resume screen</w:t>
      </w:r>
      <w:r w:rsidR="00CE5DF9">
        <w:rPr>
          <w:sz w:val="22"/>
          <w:szCs w:val="22"/>
        </w:rPr>
        <w:t>i</w:t>
      </w:r>
      <w:r w:rsidR="00CA5B58" w:rsidRPr="00CA5B58">
        <w:rPr>
          <w:sz w:val="22"/>
          <w:szCs w:val="22"/>
        </w:rPr>
        <w:t>ng).</w:t>
      </w:r>
      <w:commentRangeEnd w:id="75"/>
      <w:r w:rsidR="00420090" w:rsidRPr="00A05DA7">
        <w:rPr>
          <w:rStyle w:val="CommentReference"/>
          <w:sz w:val="22"/>
          <w:szCs w:val="22"/>
        </w:rPr>
        <w:commentReference w:id="75"/>
      </w:r>
    </w:p>
    <w:tbl>
      <w:tblPr>
        <w:tblStyle w:val="TableGrid"/>
        <w:tblW w:w="0" w:type="auto"/>
        <w:tblInd w:w="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7"/>
        <w:gridCol w:w="80"/>
        <w:gridCol w:w="3090"/>
        <w:gridCol w:w="261"/>
      </w:tblGrid>
      <w:tr w:rsidR="004A143C" w14:paraId="5CC40F62" w14:textId="77777777" w:rsidTr="004A143C">
        <w:tc>
          <w:tcPr>
            <w:tcW w:w="6729" w:type="dxa"/>
            <w:gridSpan w:val="2"/>
          </w:tcPr>
          <w:p w14:paraId="722916CE" w14:textId="614A4695" w:rsidR="004A143C" w:rsidRDefault="004A143C" w:rsidP="0047273B">
            <w:pPr>
              <w:pStyle w:val="ListParagraph"/>
              <w:ind w:left="0"/>
              <w:rPr>
                <w:sz w:val="22"/>
                <w:szCs w:val="22"/>
              </w:rPr>
            </w:pPr>
            <w:r w:rsidRPr="003F0C4A">
              <w:rPr>
                <w:noProof/>
              </w:rPr>
              <w:lastRenderedPageBreak/>
              <w:drawing>
                <wp:inline distT="0" distB="0" distL="0" distR="0" wp14:anchorId="7982B584" wp14:editId="63BEC312">
                  <wp:extent cx="4307743" cy="3322320"/>
                  <wp:effectExtent l="0" t="0" r="0" b="0"/>
                  <wp:docPr id="13984015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1521" name="Picture 1" descr="A screenshot of a graph&#10;&#10;AI-generated content may be incorrect."/>
                          <pic:cNvPicPr/>
                        </pic:nvPicPr>
                        <pic:blipFill>
                          <a:blip r:embed="rId42"/>
                          <a:stretch>
                            <a:fillRect/>
                          </a:stretch>
                        </pic:blipFill>
                        <pic:spPr>
                          <a:xfrm>
                            <a:off x="0" y="0"/>
                            <a:ext cx="4357888" cy="3360994"/>
                          </a:xfrm>
                          <a:prstGeom prst="rect">
                            <a:avLst/>
                          </a:prstGeom>
                        </pic:spPr>
                      </pic:pic>
                    </a:graphicData>
                  </a:graphic>
                </wp:inline>
              </w:drawing>
            </w:r>
          </w:p>
        </w:tc>
        <w:tc>
          <w:tcPr>
            <w:tcW w:w="3299" w:type="dxa"/>
            <w:gridSpan w:val="2"/>
          </w:tcPr>
          <w:tbl>
            <w:tblPr>
              <w:tblStyle w:val="TableGrid"/>
              <w:tblpPr w:leftFromText="180" w:rightFromText="180" w:vertAnchor="text" w:horzAnchor="margin" w:tblpY="400"/>
              <w:tblOverlap w:val="never"/>
              <w:tblW w:w="3260" w:type="dxa"/>
              <w:tblLook w:val="04A0" w:firstRow="1" w:lastRow="0" w:firstColumn="1" w:lastColumn="0" w:noHBand="0" w:noVBand="1"/>
            </w:tblPr>
            <w:tblGrid>
              <w:gridCol w:w="1559"/>
              <w:gridCol w:w="1701"/>
            </w:tblGrid>
            <w:tr w:rsidR="004A143C" w14:paraId="26BEAD25" w14:textId="77777777" w:rsidTr="004A143C">
              <w:trPr>
                <w:trHeight w:val="281"/>
              </w:trPr>
              <w:tc>
                <w:tcPr>
                  <w:tcW w:w="1559" w:type="dxa"/>
                </w:tcPr>
                <w:p w14:paraId="60F8B2A7" w14:textId="77777777" w:rsidR="004A143C" w:rsidRDefault="004A143C" w:rsidP="004A143C">
                  <w:pPr>
                    <w:jc w:val="both"/>
                    <w:rPr>
                      <w:rFonts w:asciiTheme="majorHAnsi" w:hAnsiTheme="majorHAnsi"/>
                      <w:sz w:val="20"/>
                      <w:szCs w:val="20"/>
                    </w:rPr>
                  </w:pPr>
                  <w:r>
                    <w:rPr>
                      <w:rFonts w:asciiTheme="majorHAnsi" w:hAnsiTheme="majorHAnsi"/>
                      <w:sz w:val="20"/>
                      <w:szCs w:val="20"/>
                    </w:rPr>
                    <w:t>Top 10 Male words</w:t>
                  </w:r>
                </w:p>
              </w:tc>
              <w:tc>
                <w:tcPr>
                  <w:tcW w:w="1701" w:type="dxa"/>
                </w:tcPr>
                <w:p w14:paraId="3FEA9E10" w14:textId="77777777" w:rsidR="004A143C" w:rsidRDefault="004A143C" w:rsidP="004A143C">
                  <w:pPr>
                    <w:jc w:val="both"/>
                    <w:rPr>
                      <w:rFonts w:asciiTheme="majorHAnsi" w:hAnsiTheme="majorHAnsi"/>
                      <w:sz w:val="20"/>
                      <w:szCs w:val="20"/>
                    </w:rPr>
                  </w:pPr>
                  <w:r>
                    <w:rPr>
                      <w:rFonts w:asciiTheme="majorHAnsi" w:hAnsiTheme="majorHAnsi"/>
                      <w:sz w:val="20"/>
                      <w:szCs w:val="20"/>
                    </w:rPr>
                    <w:t>Top 10 Female words</w:t>
                  </w:r>
                </w:p>
              </w:tc>
            </w:tr>
            <w:tr w:rsidR="004A143C" w14:paraId="0D82AB24" w14:textId="77777777" w:rsidTr="004A143C">
              <w:trPr>
                <w:trHeight w:val="2472"/>
              </w:trPr>
              <w:tc>
                <w:tcPr>
                  <w:tcW w:w="1559" w:type="dxa"/>
                </w:tcPr>
                <w:p w14:paraId="7C053C6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w:t>
                  </w:r>
                  <w:r>
                    <w:rPr>
                      <w:rFonts w:asciiTheme="majorHAnsi" w:hAnsiTheme="majorHAnsi"/>
                      <w:sz w:val="18"/>
                      <w:szCs w:val="18"/>
                    </w:rPr>
                    <w:t>H</w:t>
                  </w:r>
                  <w:r w:rsidRPr="00F232F7">
                    <w:rPr>
                      <w:rFonts w:asciiTheme="majorHAnsi" w:hAnsiTheme="majorHAnsi"/>
                      <w:sz w:val="18"/>
                      <w:szCs w:val="18"/>
                    </w:rPr>
                    <w:t>e', 3.34961242228)</w:t>
                  </w:r>
                </w:p>
                <w:p w14:paraId="6FEB450F"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 1.9166196645)</w:t>
                  </w:r>
                </w:p>
                <w:p w14:paraId="2FC5443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('his', 0.9823642110)</w:t>
                  </w:r>
                </w:p>
                <w:p w14:paraId="3DD6BDE2"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('him', 0.59896187373)</w:t>
                  </w:r>
                </w:p>
                <w:p w14:paraId="723F6103"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('Mr', 0.212177381359)</w:t>
                  </w:r>
                </w:p>
                <w:p w14:paraId="0479AF1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('For', 0.15553675710)</w:t>
                  </w:r>
                </w:p>
                <w:p w14:paraId="4B3F0110"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('an', 0.139449532486)</w:t>
                  </w:r>
                </w:p>
                <w:p w14:paraId="4B189861"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('services', 0.127056438325)</w:t>
                  </w:r>
                </w:p>
                <w:p w14:paraId="099AABB7"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('help', 0.12677291047)</w:t>
                  </w:r>
                </w:p>
                <w:p w14:paraId="0DBA433B"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('Penticostal', 0.126314986395)</w:t>
                  </w:r>
                </w:p>
              </w:tc>
              <w:tc>
                <w:tcPr>
                  <w:tcW w:w="1701" w:type="dxa"/>
                </w:tcPr>
                <w:p w14:paraId="3DB1E74E"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('She', 20.334972885)</w:t>
                  </w:r>
                </w:p>
                <w:p w14:paraId="6D037001"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 6.5985962079)</w:t>
                  </w:r>
                </w:p>
                <w:p w14:paraId="37ECB9F2"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('she', 5.3634170559)</w:t>
                  </w:r>
                </w:p>
                <w:p w14:paraId="0FA63BD4"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 2.318591337)</w:t>
                  </w:r>
                </w:p>
                <w:p w14:paraId="7751EF5B"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('Ms',-1.21109984780)</w:t>
                  </w:r>
                </w:p>
                <w:p w14:paraId="1D5870DE"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('Mrs', 0.54779522537)</w:t>
                  </w:r>
                </w:p>
                <w:p w14:paraId="64EEC365"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('Jessica', 0.54219316489)</w:t>
                  </w:r>
                </w:p>
                <w:p w14:paraId="36CAF63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('herself', 0.51449886288)</w:t>
                  </w:r>
                </w:p>
                <w:p w14:paraId="2354BE34"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('Their', 0.488303965837)</w:t>
                  </w:r>
                </w:p>
                <w:p w14:paraId="05118E09" w14:textId="77777777" w:rsidR="004A143C" w:rsidRPr="00F232F7" w:rsidRDefault="004A143C" w:rsidP="004A143C">
                  <w:pPr>
                    <w:jc w:val="both"/>
                    <w:rPr>
                      <w:rFonts w:asciiTheme="majorHAnsi" w:hAnsiTheme="majorHAnsi"/>
                      <w:sz w:val="18"/>
                      <w:szCs w:val="18"/>
                    </w:rPr>
                  </w:pPr>
                  <w:r w:rsidRPr="00F232F7">
                    <w:rPr>
                      <w:rFonts w:asciiTheme="majorHAnsi" w:hAnsiTheme="majorHAnsi"/>
                      <w:sz w:val="18"/>
                      <w:szCs w:val="18"/>
                    </w:rPr>
                    <w:t>('CPAs', 0.47497754571)</w:t>
                  </w:r>
                </w:p>
              </w:tc>
            </w:tr>
          </w:tbl>
          <w:p w14:paraId="2D5CD0D4" w14:textId="77777777" w:rsidR="004A143C" w:rsidRDefault="004A143C" w:rsidP="0047273B">
            <w:pPr>
              <w:pStyle w:val="ListParagraph"/>
              <w:ind w:left="0"/>
              <w:rPr>
                <w:sz w:val="22"/>
                <w:szCs w:val="22"/>
              </w:rPr>
            </w:pPr>
          </w:p>
        </w:tc>
      </w:tr>
      <w:tr w:rsidR="004A143C" w14:paraId="63EAA8B7" w14:textId="77777777" w:rsidTr="004A143C">
        <w:trPr>
          <w:gridAfter w:val="1"/>
          <w:wAfter w:w="255" w:type="dxa"/>
        </w:trPr>
        <w:tc>
          <w:tcPr>
            <w:tcW w:w="6651" w:type="dxa"/>
          </w:tcPr>
          <w:p w14:paraId="688F0F8C" w14:textId="5B5931D9" w:rsidR="004A143C" w:rsidRPr="004A143C" w:rsidRDefault="004A143C" w:rsidP="004A143C">
            <w:pPr>
              <w:rPr>
                <w:rFonts w:asciiTheme="majorHAnsi" w:hAnsiTheme="majorHAnsi"/>
                <w:sz w:val="20"/>
                <w:szCs w:val="20"/>
              </w:rPr>
            </w:pPr>
            <w:r w:rsidRPr="006D40B3">
              <w:rPr>
                <w:rFonts w:asciiTheme="majorHAnsi" w:hAnsiTheme="majorHAnsi"/>
                <w:b/>
                <w:bCs/>
                <w:sz w:val="20"/>
                <w:szCs w:val="20"/>
              </w:rPr>
              <w:t>Figure 4:</w:t>
            </w:r>
            <w:r w:rsidRPr="006D40B3">
              <w:rPr>
                <w:rFonts w:asciiTheme="majorHAnsi" w:hAnsiTheme="majorHAnsi"/>
                <w:sz w:val="20"/>
                <w:szCs w:val="20"/>
              </w:rPr>
              <w:t xml:space="preserve"> Gender classifier using LIME (without masking) for</w:t>
            </w:r>
            <w:r>
              <w:rPr>
                <w:rFonts w:asciiTheme="majorHAnsi" w:hAnsiTheme="majorHAnsi"/>
                <w:sz w:val="20"/>
                <w:szCs w:val="20"/>
              </w:rPr>
              <w:t xml:space="preserve"> </w:t>
            </w:r>
            <w:r w:rsidRPr="006D40B3">
              <w:rPr>
                <w:rFonts w:asciiTheme="majorHAnsi" w:hAnsiTheme="majorHAnsi"/>
                <w:sz w:val="20"/>
                <w:szCs w:val="20"/>
              </w:rPr>
              <w:t>‘accountant’ Bio.</w:t>
            </w:r>
          </w:p>
        </w:tc>
        <w:tc>
          <w:tcPr>
            <w:tcW w:w="3122" w:type="dxa"/>
            <w:gridSpan w:val="2"/>
          </w:tcPr>
          <w:p w14:paraId="53544BBE" w14:textId="6B926C1D" w:rsidR="004A143C" w:rsidRDefault="004A143C" w:rsidP="0047273B">
            <w:pPr>
              <w:pStyle w:val="ListParagraph"/>
              <w:ind w:left="0"/>
              <w:rPr>
                <w:sz w:val="22"/>
                <w:szCs w:val="22"/>
              </w:rPr>
            </w:pPr>
            <w:r w:rsidRPr="00F232F7">
              <w:rPr>
                <w:rFonts w:asciiTheme="majorHAnsi" w:hAnsiTheme="majorHAnsi"/>
                <w:b/>
                <w:bCs/>
                <w:sz w:val="20"/>
                <w:szCs w:val="20"/>
              </w:rPr>
              <w:t>Figure</w:t>
            </w:r>
            <w:r>
              <w:rPr>
                <w:rFonts w:asciiTheme="majorHAnsi" w:hAnsiTheme="majorHAnsi"/>
                <w:b/>
                <w:bCs/>
                <w:sz w:val="20"/>
                <w:szCs w:val="20"/>
              </w:rPr>
              <w:t xml:space="preserve"> </w:t>
            </w:r>
            <w:r w:rsidRPr="00F232F7">
              <w:rPr>
                <w:rFonts w:asciiTheme="majorHAnsi" w:hAnsiTheme="majorHAnsi"/>
                <w:b/>
                <w:bCs/>
                <w:sz w:val="20"/>
                <w:szCs w:val="20"/>
              </w:rPr>
              <w:t>5:</w:t>
            </w:r>
            <w:r>
              <w:rPr>
                <w:sz w:val="22"/>
                <w:szCs w:val="22"/>
              </w:rPr>
              <w:t xml:space="preserve"> </w:t>
            </w:r>
            <w:r w:rsidRPr="00F232F7">
              <w:rPr>
                <w:rFonts w:asciiTheme="majorHAnsi" w:hAnsiTheme="majorHAnsi"/>
                <w:sz w:val="20"/>
                <w:szCs w:val="20"/>
              </w:rPr>
              <w:t>List of top 10 Gender words w</w:t>
            </w:r>
            <w:r>
              <w:rPr>
                <w:rFonts w:asciiTheme="majorHAnsi" w:hAnsiTheme="majorHAnsi"/>
                <w:sz w:val="20"/>
                <w:szCs w:val="20"/>
              </w:rPr>
              <w:t>ithout</w:t>
            </w:r>
            <w:r w:rsidRPr="00F232F7">
              <w:rPr>
                <w:rFonts w:asciiTheme="majorHAnsi" w:hAnsiTheme="majorHAnsi"/>
                <w:sz w:val="20"/>
                <w:szCs w:val="20"/>
              </w:rPr>
              <w:t xml:space="preserve"> m</w:t>
            </w:r>
            <w:r>
              <w:rPr>
                <w:rFonts w:asciiTheme="majorHAnsi" w:hAnsiTheme="majorHAnsi"/>
                <w:sz w:val="20"/>
                <w:szCs w:val="20"/>
              </w:rPr>
              <w:t>a</w:t>
            </w:r>
            <w:r w:rsidRPr="00F232F7">
              <w:rPr>
                <w:rFonts w:asciiTheme="majorHAnsi" w:hAnsiTheme="majorHAnsi"/>
                <w:sz w:val="20"/>
                <w:szCs w:val="20"/>
              </w:rPr>
              <w:t>sking</w:t>
            </w:r>
            <w:r>
              <w:rPr>
                <w:rFonts w:asciiTheme="majorHAnsi" w:hAnsiTheme="majorHAnsi"/>
                <w:sz w:val="20"/>
                <w:szCs w:val="20"/>
              </w:rPr>
              <w:t>.</w:t>
            </w:r>
          </w:p>
        </w:tc>
      </w:tr>
    </w:tbl>
    <w:p w14:paraId="56387C9B" w14:textId="77777777" w:rsidR="00A77B23" w:rsidRDefault="00A77B23" w:rsidP="00E045C3">
      <w:pPr>
        <w:pStyle w:val="ListParagraph"/>
        <w:ind w:left="0"/>
        <w:rPr>
          <w:rFonts w:asciiTheme="majorHAnsi" w:hAnsiTheme="majorHAnsi"/>
          <w:b/>
          <w:bCs/>
          <w:sz w:val="20"/>
          <w:szCs w:val="20"/>
        </w:rPr>
      </w:pPr>
    </w:p>
    <w:p w14:paraId="3BD1A610" w14:textId="77777777" w:rsidR="00A77B23" w:rsidRDefault="00A77B23" w:rsidP="00E045C3">
      <w:pPr>
        <w:pStyle w:val="ListParagraph"/>
        <w:ind w:left="0"/>
        <w:rPr>
          <w:rFonts w:asciiTheme="majorHAnsi" w:hAnsiTheme="majorHAnsi"/>
          <w:b/>
          <w:bCs/>
          <w:sz w:val="20"/>
          <w:szCs w:val="20"/>
        </w:rPr>
      </w:pPr>
    </w:p>
    <w:p w14:paraId="2BD6AA9B" w14:textId="77777777" w:rsidR="00EE03F2" w:rsidRDefault="00E045C3" w:rsidP="00281416">
      <w:pPr>
        <w:pStyle w:val="ListParagraph"/>
        <w:numPr>
          <w:ilvl w:val="2"/>
          <w:numId w:val="88"/>
        </w:numPr>
        <w:rPr>
          <w:b/>
          <w:bCs/>
          <w:sz w:val="22"/>
          <w:szCs w:val="22"/>
        </w:rPr>
      </w:pPr>
      <w:r w:rsidRPr="00A87DCA">
        <w:rPr>
          <w:b/>
          <w:bCs/>
          <w:sz w:val="22"/>
          <w:szCs w:val="22"/>
        </w:rPr>
        <w:t>Gender Classifier with lowercase text and without Masking:</w:t>
      </w:r>
    </w:p>
    <w:p w14:paraId="3B32A40E" w14:textId="48C7961D" w:rsidR="00655931" w:rsidRPr="00EE03F2" w:rsidRDefault="006B04E3" w:rsidP="00A77B23">
      <w:pPr>
        <w:ind w:left="568"/>
        <w:rPr>
          <w:b/>
          <w:bCs/>
          <w:sz w:val="22"/>
          <w:szCs w:val="22"/>
        </w:rPr>
      </w:pPr>
      <w:r w:rsidRPr="00EE03F2">
        <w:rPr>
          <w:sz w:val="22"/>
          <w:szCs w:val="22"/>
        </w:rPr>
        <w:t xml:space="preserve">The dataset text was converted to </w:t>
      </w:r>
      <w:r w:rsidRPr="00EE03F2">
        <w:rPr>
          <w:b/>
          <w:bCs/>
          <w:sz w:val="22"/>
          <w:szCs w:val="22"/>
        </w:rPr>
        <w:t>lowercase</w:t>
      </w:r>
      <w:r w:rsidRPr="00EE03F2">
        <w:rPr>
          <w:sz w:val="22"/>
          <w:szCs w:val="22"/>
        </w:rPr>
        <w:t xml:space="preserve"> before being analyzed, which ensures consistency and avoids discrepancies due to capitalization.</w:t>
      </w:r>
    </w:p>
    <w:tbl>
      <w:tblPr>
        <w:tblStyle w:val="TableGrid"/>
        <w:tblW w:w="1107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6"/>
        <w:gridCol w:w="4009"/>
      </w:tblGrid>
      <w:tr w:rsidR="00AE782D" w14:paraId="287C5926" w14:textId="77777777" w:rsidTr="00B54B2A">
        <w:trPr>
          <w:trHeight w:val="4975"/>
        </w:trPr>
        <w:tc>
          <w:tcPr>
            <w:tcW w:w="7066" w:type="dxa"/>
          </w:tcPr>
          <w:p w14:paraId="313D1249" w14:textId="04C91F36" w:rsidR="005813EF" w:rsidRDefault="00584B51" w:rsidP="00D9559A">
            <w:pPr>
              <w:pStyle w:val="ListParagraph"/>
              <w:ind w:left="0"/>
              <w:rPr>
                <w:b/>
                <w:bCs/>
                <w:sz w:val="22"/>
                <w:szCs w:val="22"/>
              </w:rPr>
            </w:pPr>
            <w:r w:rsidRPr="00584B51">
              <w:rPr>
                <w:noProof/>
              </w:rPr>
              <w:drawing>
                <wp:inline distT="0" distB="0" distL="0" distR="0" wp14:anchorId="32BEFE49" wp14:editId="1AEB3C35">
                  <wp:extent cx="4320540" cy="3260725"/>
                  <wp:effectExtent l="0" t="0" r="3810" b="0"/>
                  <wp:docPr id="103394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0579" name=""/>
                          <pic:cNvPicPr/>
                        </pic:nvPicPr>
                        <pic:blipFill>
                          <a:blip r:embed="rId43"/>
                          <a:stretch>
                            <a:fillRect/>
                          </a:stretch>
                        </pic:blipFill>
                        <pic:spPr>
                          <a:xfrm>
                            <a:off x="0" y="0"/>
                            <a:ext cx="4359394" cy="3290048"/>
                          </a:xfrm>
                          <a:prstGeom prst="rect">
                            <a:avLst/>
                          </a:prstGeom>
                        </pic:spPr>
                      </pic:pic>
                    </a:graphicData>
                  </a:graphic>
                </wp:inline>
              </w:drawing>
            </w:r>
          </w:p>
        </w:tc>
        <w:tc>
          <w:tcPr>
            <w:tcW w:w="4009" w:type="dxa"/>
          </w:tcPr>
          <w:tbl>
            <w:tblPr>
              <w:tblStyle w:val="TableGrid"/>
              <w:tblpPr w:leftFromText="180" w:rightFromText="180" w:vertAnchor="text" w:horzAnchor="margin" w:tblpY="38"/>
              <w:tblOverlap w:val="never"/>
              <w:tblW w:w="3698" w:type="dxa"/>
              <w:tblLook w:val="04A0" w:firstRow="1" w:lastRow="0" w:firstColumn="1" w:lastColumn="0" w:noHBand="0" w:noVBand="1"/>
            </w:tblPr>
            <w:tblGrid>
              <w:gridCol w:w="1778"/>
              <w:gridCol w:w="1920"/>
            </w:tblGrid>
            <w:tr w:rsidR="00B54B2A" w14:paraId="2DB41D85" w14:textId="77777777" w:rsidTr="00B54B2A">
              <w:trPr>
                <w:trHeight w:val="286"/>
              </w:trPr>
              <w:tc>
                <w:tcPr>
                  <w:tcW w:w="1778" w:type="dxa"/>
                </w:tcPr>
                <w:p w14:paraId="2E53A226" w14:textId="77777777" w:rsidR="00B54B2A" w:rsidRDefault="00B54B2A" w:rsidP="00B54B2A">
                  <w:pPr>
                    <w:rPr>
                      <w:b/>
                      <w:bCs/>
                      <w:sz w:val="22"/>
                      <w:szCs w:val="22"/>
                    </w:rPr>
                  </w:pPr>
                  <w:r>
                    <w:rPr>
                      <w:rFonts w:asciiTheme="majorHAnsi" w:hAnsiTheme="majorHAnsi"/>
                      <w:sz w:val="20"/>
                      <w:szCs w:val="20"/>
                    </w:rPr>
                    <w:t>Top 10 Male words</w:t>
                  </w:r>
                </w:p>
              </w:tc>
              <w:tc>
                <w:tcPr>
                  <w:tcW w:w="1920" w:type="dxa"/>
                </w:tcPr>
                <w:p w14:paraId="5980651E" w14:textId="77777777" w:rsidR="00B54B2A" w:rsidRDefault="00B54B2A" w:rsidP="00B54B2A">
                  <w:pPr>
                    <w:rPr>
                      <w:b/>
                      <w:bCs/>
                      <w:sz w:val="22"/>
                      <w:szCs w:val="22"/>
                    </w:rPr>
                  </w:pPr>
                  <w:r>
                    <w:rPr>
                      <w:rFonts w:asciiTheme="majorHAnsi" w:hAnsiTheme="majorHAnsi"/>
                      <w:sz w:val="20"/>
                      <w:szCs w:val="20"/>
                    </w:rPr>
                    <w:t>Top 10 Female words</w:t>
                  </w:r>
                </w:p>
              </w:tc>
            </w:tr>
            <w:tr w:rsidR="00B54B2A" w14:paraId="1DEBED7C" w14:textId="77777777" w:rsidTr="00B54B2A">
              <w:trPr>
                <w:trHeight w:val="286"/>
              </w:trPr>
              <w:tc>
                <w:tcPr>
                  <w:tcW w:w="1778" w:type="dxa"/>
                </w:tcPr>
                <w:p w14:paraId="71DD473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('he', 18.6270818434)</w:t>
                  </w:r>
                </w:p>
                <w:p w14:paraId="5100EE67"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('his', 5.95132019243)</w:t>
                  </w:r>
                </w:p>
                <w:p w14:paraId="2BC6C9E6"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('has', 2.3456170134)</w:t>
                  </w:r>
                </w:p>
                <w:p w14:paraId="043C464A"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('him', 1.4558856212)</w:t>
                  </w:r>
                </w:p>
                <w:p w14:paraId="17612E2C"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('is', 0.89128831843)</w:t>
                  </w:r>
                </w:p>
                <w:p w14:paraId="063504B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('mr', 0.71970626260)</w:t>
                  </w:r>
                </w:p>
                <w:p w14:paraId="3B0177FB"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('and', 0.66137833001)</w:t>
                  </w:r>
                </w:p>
                <w:p w14:paraId="426499D2"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('of', 0.49258934339)</w:t>
                  </w:r>
                </w:p>
                <w:p w14:paraId="286DEBA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('was', 0.47370002206)</w:t>
                  </w:r>
                </w:p>
                <w:p w14:paraId="1BF526E7" w14:textId="77777777" w:rsidR="00B54B2A" w:rsidRPr="00791FD2" w:rsidRDefault="00B54B2A" w:rsidP="00B54B2A">
                  <w:pPr>
                    <w:rPr>
                      <w:rFonts w:asciiTheme="majorHAnsi" w:hAnsiTheme="majorHAnsi"/>
                      <w:sz w:val="18"/>
                      <w:szCs w:val="18"/>
                    </w:rPr>
                  </w:pPr>
                  <w:r w:rsidRPr="00AE782D">
                    <w:rPr>
                      <w:rFonts w:asciiTheme="majorHAnsi" w:hAnsiTheme="majorHAnsi"/>
                      <w:sz w:val="18"/>
                      <w:szCs w:val="18"/>
                    </w:rPr>
                    <w:t>('with', 0.334369473813)</w:t>
                  </w:r>
                  <w:r w:rsidRPr="00791FD2">
                    <w:rPr>
                      <w:rFonts w:asciiTheme="majorHAnsi" w:hAnsiTheme="majorHAnsi"/>
                      <w:sz w:val="18"/>
                      <w:szCs w:val="18"/>
                    </w:rPr>
                    <w:t>)</w:t>
                  </w:r>
                </w:p>
              </w:tc>
              <w:tc>
                <w:tcPr>
                  <w:tcW w:w="1920" w:type="dxa"/>
                </w:tcPr>
                <w:p w14:paraId="26E2343A"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('she', -19.308946400)</w:t>
                  </w:r>
                </w:p>
                <w:p w14:paraId="4EFA5369"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('her', -6.01606865461)</w:t>
                  </w:r>
                </w:p>
                <w:p w14:paraId="745EC1C7"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('ms', -1.34748517974)</w:t>
                  </w:r>
                </w:p>
                <w:p w14:paraId="723CD8F0"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('wendy', -0.482439262318)</w:t>
                  </w:r>
                </w:p>
                <w:p w14:paraId="235B73E3"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('jessica', -0.469753149833)</w:t>
                  </w:r>
                </w:p>
                <w:p w14:paraId="06799952"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('catherine', -0.39792333042)</w:t>
                  </w:r>
                </w:p>
                <w:p w14:paraId="01FB87B4"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('carla', -0.395147152900)</w:t>
                  </w:r>
                </w:p>
                <w:p w14:paraId="2991BE9D"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('women', -0.36915380735)</w:t>
                  </w:r>
                </w:p>
                <w:p w14:paraId="574A45AF" w14:textId="77777777" w:rsidR="00B54B2A" w:rsidRPr="00AE782D" w:rsidRDefault="00B54B2A" w:rsidP="00B54B2A">
                  <w:pPr>
                    <w:rPr>
                      <w:rFonts w:asciiTheme="majorHAnsi" w:hAnsiTheme="majorHAnsi"/>
                      <w:sz w:val="18"/>
                      <w:szCs w:val="18"/>
                    </w:rPr>
                  </w:pPr>
                  <w:r w:rsidRPr="00AE782D">
                    <w:rPr>
                      <w:rFonts w:asciiTheme="majorHAnsi" w:hAnsiTheme="majorHAnsi"/>
                      <w:sz w:val="18"/>
                      <w:szCs w:val="18"/>
                    </w:rPr>
                    <w:t>('heidi', -0.353715836909)</w:t>
                  </w:r>
                </w:p>
                <w:p w14:paraId="57602157" w14:textId="77777777" w:rsidR="00B54B2A" w:rsidRPr="00791FD2" w:rsidRDefault="00B54B2A" w:rsidP="00B54B2A">
                  <w:pPr>
                    <w:rPr>
                      <w:rFonts w:asciiTheme="majorHAnsi" w:hAnsiTheme="majorHAnsi"/>
                      <w:sz w:val="18"/>
                      <w:szCs w:val="18"/>
                    </w:rPr>
                  </w:pPr>
                  <w:r w:rsidRPr="00AE782D">
                    <w:rPr>
                      <w:rFonts w:asciiTheme="majorHAnsi" w:hAnsiTheme="majorHAnsi"/>
                      <w:sz w:val="18"/>
                      <w:szCs w:val="18"/>
                    </w:rPr>
                    <w:t>('helen', -0.295214132876)</w:t>
                  </w:r>
                </w:p>
              </w:tc>
            </w:tr>
          </w:tbl>
          <w:p w14:paraId="0EF357CF" w14:textId="77777777" w:rsidR="005813EF" w:rsidRDefault="005813EF" w:rsidP="00D9559A">
            <w:pPr>
              <w:pStyle w:val="ListParagraph"/>
              <w:ind w:left="0"/>
              <w:rPr>
                <w:b/>
                <w:bCs/>
                <w:sz w:val="22"/>
                <w:szCs w:val="22"/>
              </w:rPr>
            </w:pPr>
          </w:p>
        </w:tc>
      </w:tr>
      <w:tr w:rsidR="00AE782D" w14:paraId="4653E4C8" w14:textId="77777777" w:rsidTr="00B54B2A">
        <w:trPr>
          <w:trHeight w:val="371"/>
        </w:trPr>
        <w:tc>
          <w:tcPr>
            <w:tcW w:w="7066" w:type="dxa"/>
          </w:tcPr>
          <w:p w14:paraId="4574BC14" w14:textId="6C626877" w:rsidR="005813EF" w:rsidRDefault="005813EF" w:rsidP="00D9559A">
            <w:pPr>
              <w:pStyle w:val="ListParagraph"/>
              <w:ind w:left="0"/>
              <w:rPr>
                <w:b/>
                <w:bCs/>
                <w:sz w:val="22"/>
                <w:szCs w:val="22"/>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Pr="00791FD2">
              <w:rPr>
                <w:rFonts w:asciiTheme="majorHAnsi" w:hAnsiTheme="majorHAnsi"/>
                <w:b/>
                <w:bCs/>
                <w:sz w:val="20"/>
                <w:szCs w:val="20"/>
              </w:rPr>
              <w:t>6:</w:t>
            </w:r>
            <w:r w:rsidRPr="00791FD2">
              <w:rPr>
                <w:b/>
                <w:bCs/>
                <w:sz w:val="22"/>
                <w:szCs w:val="22"/>
              </w:rPr>
              <w:t xml:space="preserve"> </w:t>
            </w:r>
            <w:r w:rsidRPr="00791FD2">
              <w:rPr>
                <w:rFonts w:asciiTheme="majorHAnsi" w:hAnsiTheme="majorHAnsi"/>
                <w:sz w:val="20"/>
                <w:szCs w:val="20"/>
              </w:rPr>
              <w:t xml:space="preserve">Gender classifier using lowercase text and without masking            </w:t>
            </w:r>
          </w:p>
        </w:tc>
        <w:tc>
          <w:tcPr>
            <w:tcW w:w="4009" w:type="dxa"/>
          </w:tcPr>
          <w:p w14:paraId="7D83DC47" w14:textId="77777777" w:rsidR="005813EF" w:rsidRDefault="005813EF" w:rsidP="005813EF">
            <w:pPr>
              <w:rPr>
                <w:rFonts w:asciiTheme="majorHAnsi" w:hAnsiTheme="majorHAnsi"/>
                <w:sz w:val="20"/>
                <w:szCs w:val="20"/>
              </w:rPr>
            </w:pPr>
            <w:r w:rsidRPr="00791FD2">
              <w:rPr>
                <w:rFonts w:asciiTheme="majorHAnsi" w:hAnsiTheme="majorHAnsi"/>
                <w:b/>
                <w:bCs/>
                <w:sz w:val="20"/>
                <w:szCs w:val="20"/>
              </w:rPr>
              <w:t xml:space="preserve">Figure </w:t>
            </w:r>
            <w:r>
              <w:rPr>
                <w:rFonts w:asciiTheme="majorHAnsi" w:hAnsiTheme="majorHAnsi"/>
                <w:b/>
                <w:bCs/>
                <w:sz w:val="20"/>
                <w:szCs w:val="20"/>
              </w:rPr>
              <w:t>7</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words(lowercase</w:t>
            </w:r>
            <w:r>
              <w:rPr>
                <w:rFonts w:asciiTheme="majorHAnsi" w:hAnsiTheme="majorHAnsi"/>
                <w:sz w:val="20"/>
                <w:szCs w:val="20"/>
              </w:rPr>
              <w:t>)</w:t>
            </w:r>
          </w:p>
          <w:p w14:paraId="2A602ABA" w14:textId="77777777" w:rsidR="005813EF" w:rsidRDefault="005813EF" w:rsidP="00D9559A">
            <w:pPr>
              <w:pStyle w:val="ListParagraph"/>
              <w:ind w:left="0"/>
              <w:rPr>
                <w:b/>
                <w:bCs/>
                <w:sz w:val="22"/>
                <w:szCs w:val="22"/>
              </w:rPr>
            </w:pPr>
          </w:p>
        </w:tc>
      </w:tr>
    </w:tbl>
    <w:p w14:paraId="743AAA48" w14:textId="77777777" w:rsidR="00694A30" w:rsidRDefault="00694A30" w:rsidP="00A87DCA">
      <w:pPr>
        <w:rPr>
          <w:rFonts w:asciiTheme="majorHAnsi" w:hAnsiTheme="majorHAnsi"/>
          <w:sz w:val="20"/>
          <w:szCs w:val="20"/>
        </w:rPr>
      </w:pPr>
    </w:p>
    <w:p w14:paraId="18FCBBA9" w14:textId="77777777" w:rsidR="00A8026E" w:rsidRDefault="00A8026E" w:rsidP="00A87DCA">
      <w:pPr>
        <w:rPr>
          <w:rFonts w:asciiTheme="majorHAnsi" w:hAnsiTheme="majorHAnsi"/>
          <w:sz w:val="20"/>
          <w:szCs w:val="20"/>
        </w:rPr>
      </w:pPr>
    </w:p>
    <w:p w14:paraId="597F59BB" w14:textId="77777777" w:rsidR="00A8026E" w:rsidRPr="00791FD2" w:rsidRDefault="00A8026E" w:rsidP="00A87DCA">
      <w:pPr>
        <w:rPr>
          <w:rFonts w:asciiTheme="majorHAnsi" w:hAnsiTheme="majorHAnsi"/>
          <w:sz w:val="20"/>
          <w:szCs w:val="20"/>
        </w:rPr>
      </w:pPr>
    </w:p>
    <w:p w14:paraId="1594C5D3" w14:textId="2A32DB6C" w:rsidR="00920AE7" w:rsidRDefault="00B96484" w:rsidP="00281416">
      <w:pPr>
        <w:pStyle w:val="ListParagraph"/>
        <w:numPr>
          <w:ilvl w:val="2"/>
          <w:numId w:val="88"/>
        </w:numPr>
        <w:rPr>
          <w:b/>
          <w:bCs/>
          <w:sz w:val="22"/>
          <w:szCs w:val="22"/>
        </w:rPr>
      </w:pPr>
      <w:r w:rsidRPr="00B96484">
        <w:rPr>
          <w:b/>
          <w:bCs/>
          <w:sz w:val="22"/>
          <w:szCs w:val="22"/>
        </w:rPr>
        <w:lastRenderedPageBreak/>
        <w:t xml:space="preserve">Gender Classifier with </w:t>
      </w:r>
      <w:r w:rsidR="00EB1EFE">
        <w:rPr>
          <w:b/>
          <w:bCs/>
          <w:sz w:val="22"/>
          <w:szCs w:val="22"/>
        </w:rPr>
        <w:t>m</w:t>
      </w:r>
      <w:r w:rsidRPr="00B96484">
        <w:rPr>
          <w:b/>
          <w:bCs/>
          <w:sz w:val="22"/>
          <w:szCs w:val="22"/>
        </w:rPr>
        <w:t>asking</w:t>
      </w:r>
      <w:r>
        <w:rPr>
          <w:b/>
          <w:bCs/>
          <w:sz w:val="22"/>
          <w:szCs w:val="22"/>
        </w:rPr>
        <w:t xml:space="preserve"> gender pronouns</w:t>
      </w:r>
      <w:r w:rsidR="00EB1EFE">
        <w:rPr>
          <w:b/>
          <w:bCs/>
          <w:sz w:val="22"/>
          <w:szCs w:val="22"/>
        </w:rPr>
        <w:t xml:space="preserve"> and lowercase text</w:t>
      </w:r>
      <w:r w:rsidRPr="00B96484">
        <w:rPr>
          <w:b/>
          <w:bCs/>
          <w:sz w:val="22"/>
          <w:szCs w:val="22"/>
        </w:rPr>
        <w:t>:</w:t>
      </w:r>
    </w:p>
    <w:p w14:paraId="1C19E262" w14:textId="6A8EF7C1" w:rsidR="00BE32F4" w:rsidRPr="00007201" w:rsidRDefault="00BE32F4" w:rsidP="00A77B23">
      <w:pPr>
        <w:ind w:left="568"/>
        <w:rPr>
          <w:sz w:val="22"/>
          <w:szCs w:val="22"/>
        </w:rPr>
      </w:pPr>
      <w:r w:rsidRPr="00007201">
        <w:rPr>
          <w:sz w:val="22"/>
          <w:szCs w:val="22"/>
        </w:rPr>
        <w:t>We introduce a gendered pronoun masking list, defined as GENDERED_PRONOUNS_LIST. This technique replaces explicitly gendered pronouns with neutral equivalents (e.g., "he" → "they", "her" → "their", "himself" → "themselves"). This is implemented as part of a de-biasing pipeline to reduce the model’s dependence on overt pronouns.</w:t>
      </w:r>
      <w:r w:rsidR="00920AE7" w:rsidRPr="00007201">
        <w:rPr>
          <w:sz w:val="22"/>
          <w:szCs w:val="22"/>
        </w:rPr>
        <w:t xml:space="preserve"> (Figure 8)</w:t>
      </w: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3"/>
        <w:gridCol w:w="5286"/>
      </w:tblGrid>
      <w:tr w:rsidR="00A9217A" w14:paraId="6A0EAA13" w14:textId="77777777" w:rsidTr="0012358A">
        <w:tc>
          <w:tcPr>
            <w:tcW w:w="4033" w:type="dxa"/>
          </w:tcPr>
          <w:p w14:paraId="0D0ECFDD" w14:textId="227D65A5" w:rsidR="005465F9" w:rsidRDefault="008D077C" w:rsidP="00920AE7">
            <w:pPr>
              <w:pStyle w:val="ListParagraph"/>
              <w:ind w:left="0"/>
              <w:rPr>
                <w:b/>
                <w:bCs/>
                <w:sz w:val="22"/>
                <w:szCs w:val="22"/>
              </w:rPr>
            </w:pPr>
            <w:r w:rsidRPr="00E127D9">
              <w:rPr>
                <w:noProof/>
              </w:rPr>
              <w:drawing>
                <wp:inline distT="0" distB="0" distL="0" distR="0" wp14:anchorId="3FB130ED" wp14:editId="7F3BC7BE">
                  <wp:extent cx="2017325" cy="2576701"/>
                  <wp:effectExtent l="0" t="0" r="2540" b="0"/>
                  <wp:docPr id="206483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10832" name=""/>
                          <pic:cNvPicPr/>
                        </pic:nvPicPr>
                        <pic:blipFill>
                          <a:blip r:embed="rId44"/>
                          <a:stretch>
                            <a:fillRect/>
                          </a:stretch>
                        </pic:blipFill>
                        <pic:spPr>
                          <a:xfrm>
                            <a:off x="0" y="0"/>
                            <a:ext cx="2031401" cy="2594680"/>
                          </a:xfrm>
                          <a:prstGeom prst="rect">
                            <a:avLst/>
                          </a:prstGeom>
                        </pic:spPr>
                      </pic:pic>
                    </a:graphicData>
                  </a:graphic>
                </wp:inline>
              </w:drawing>
            </w:r>
          </w:p>
        </w:tc>
        <w:tc>
          <w:tcPr>
            <w:tcW w:w="4852" w:type="dxa"/>
          </w:tcPr>
          <w:p w14:paraId="0C49109A" w14:textId="1D5A7A7A" w:rsidR="005465F9" w:rsidRDefault="00D556EB" w:rsidP="00920AE7">
            <w:pPr>
              <w:pStyle w:val="ListParagraph"/>
              <w:ind w:left="0"/>
              <w:rPr>
                <w:b/>
                <w:bCs/>
                <w:sz w:val="22"/>
                <w:szCs w:val="22"/>
              </w:rPr>
            </w:pPr>
            <w:r w:rsidRPr="00D556EB">
              <w:rPr>
                <w:rFonts w:asciiTheme="majorHAnsi" w:hAnsiTheme="majorHAnsi"/>
                <w:b/>
                <w:bCs/>
                <w:noProof/>
                <w:sz w:val="20"/>
                <w:szCs w:val="20"/>
              </w:rPr>
              <w:drawing>
                <wp:inline distT="0" distB="0" distL="0" distR="0" wp14:anchorId="331953A4" wp14:editId="3B13B9FF">
                  <wp:extent cx="3218815" cy="2546225"/>
                  <wp:effectExtent l="0" t="0" r="635" b="6985"/>
                  <wp:docPr id="183319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96143" name=""/>
                          <pic:cNvPicPr/>
                        </pic:nvPicPr>
                        <pic:blipFill>
                          <a:blip r:embed="rId45"/>
                          <a:stretch>
                            <a:fillRect/>
                          </a:stretch>
                        </pic:blipFill>
                        <pic:spPr>
                          <a:xfrm>
                            <a:off x="0" y="0"/>
                            <a:ext cx="3242654" cy="2565083"/>
                          </a:xfrm>
                          <a:prstGeom prst="rect">
                            <a:avLst/>
                          </a:prstGeom>
                        </pic:spPr>
                      </pic:pic>
                    </a:graphicData>
                  </a:graphic>
                </wp:inline>
              </w:drawing>
            </w:r>
          </w:p>
        </w:tc>
      </w:tr>
      <w:tr w:rsidR="00A9217A" w14:paraId="62009332" w14:textId="77777777" w:rsidTr="0012358A">
        <w:tc>
          <w:tcPr>
            <w:tcW w:w="4033" w:type="dxa"/>
          </w:tcPr>
          <w:p w14:paraId="4F9F9BB4" w14:textId="4F53F7EC"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8</w:t>
            </w:r>
            <w:r w:rsidRPr="00BE32F4">
              <w:rPr>
                <w:rFonts w:asciiTheme="majorHAnsi" w:hAnsiTheme="majorHAnsi"/>
                <w:b/>
                <w:bCs/>
                <w:sz w:val="20"/>
                <w:szCs w:val="20"/>
              </w:rPr>
              <w:t>:</w:t>
            </w:r>
            <w:r w:rsidRPr="00BE32F4">
              <w:rPr>
                <w:sz w:val="22"/>
                <w:szCs w:val="22"/>
              </w:rPr>
              <w:t xml:space="preserve"> </w:t>
            </w:r>
            <w:r w:rsidRPr="00BE32F4">
              <w:rPr>
                <w:rFonts w:asciiTheme="majorHAnsi" w:hAnsiTheme="majorHAnsi"/>
                <w:sz w:val="20"/>
                <w:szCs w:val="20"/>
              </w:rPr>
              <w:t>Gender</w:t>
            </w:r>
            <w:r>
              <w:rPr>
                <w:rFonts w:asciiTheme="majorHAnsi" w:hAnsiTheme="majorHAnsi"/>
                <w:sz w:val="20"/>
                <w:szCs w:val="20"/>
              </w:rPr>
              <w:t>ed_Pronouns_List</w:t>
            </w:r>
          </w:p>
        </w:tc>
        <w:tc>
          <w:tcPr>
            <w:tcW w:w="4852" w:type="dxa"/>
          </w:tcPr>
          <w:p w14:paraId="39252B72" w14:textId="6E4E0D35" w:rsidR="005465F9" w:rsidRDefault="005465F9" w:rsidP="00920AE7">
            <w:pPr>
              <w:pStyle w:val="ListParagraph"/>
              <w:ind w:left="0"/>
              <w:rPr>
                <w:b/>
                <w:bCs/>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9</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pronouns</w:t>
            </w:r>
          </w:p>
        </w:tc>
      </w:tr>
    </w:tbl>
    <w:p w14:paraId="3DD1982A" w14:textId="30C8FD84" w:rsidR="003C3C5B" w:rsidRDefault="003C3C5B" w:rsidP="002C419C">
      <w:pPr>
        <w:pStyle w:val="NormalWeb"/>
        <w:ind w:left="720"/>
        <w:rPr>
          <w:rFonts w:asciiTheme="minorHAnsi" w:eastAsiaTheme="minorHAnsi" w:hAnsiTheme="minorHAnsi" w:cstheme="minorBidi"/>
          <w:kern w:val="2"/>
          <w:sz w:val="22"/>
          <w:szCs w:val="22"/>
          <w:lang w:eastAsia="en-US"/>
          <w14:ligatures w14:val="standardContextual"/>
        </w:rPr>
      </w:pPr>
      <w:commentRangeStart w:id="76"/>
      <w:r>
        <w:rPr>
          <w:rFonts w:asciiTheme="minorHAnsi" w:eastAsiaTheme="minorHAnsi" w:hAnsiTheme="minorHAnsi" w:cstheme="minorBidi"/>
          <w:kern w:val="2"/>
          <w:sz w:val="22"/>
          <w:szCs w:val="22"/>
          <w:lang w:eastAsia="en-US"/>
          <w14:ligatures w14:val="standardContextual"/>
        </w:rPr>
        <w:t>The confusion matrix</w:t>
      </w:r>
      <w:r w:rsidR="00312B4E">
        <w:rPr>
          <w:rFonts w:asciiTheme="minorHAnsi" w:eastAsiaTheme="minorHAnsi" w:hAnsiTheme="minorHAnsi" w:cstheme="minorBidi"/>
          <w:kern w:val="2"/>
          <w:sz w:val="22"/>
          <w:szCs w:val="22"/>
          <w:lang w:eastAsia="en-US"/>
          <w14:ligatures w14:val="standardContextual"/>
        </w:rPr>
        <w:t xml:space="preserve"> (Figure 9)</w:t>
      </w:r>
      <w:r>
        <w:rPr>
          <w:rFonts w:asciiTheme="minorHAnsi" w:eastAsiaTheme="minorHAnsi" w:hAnsiTheme="minorHAnsi" w:cstheme="minorBidi"/>
          <w:kern w:val="2"/>
          <w:sz w:val="22"/>
          <w:szCs w:val="22"/>
          <w:lang w:eastAsia="en-US"/>
          <w14:ligatures w14:val="standardContextual"/>
        </w:rPr>
        <w:t xml:space="preserve"> predicted all correct predictions, 121 for male and 79 for female, without any discrepancies.</w:t>
      </w:r>
      <w:commentRangeEnd w:id="76"/>
      <w:r w:rsidR="00420090">
        <w:rPr>
          <w:rStyle w:val="CommentReference"/>
          <w:rFonts w:asciiTheme="minorHAnsi" w:eastAsiaTheme="minorHAnsi" w:hAnsiTheme="minorHAnsi" w:cstheme="minorBidi"/>
          <w:kern w:val="2"/>
          <w:sz w:val="22"/>
          <w:szCs w:val="22"/>
          <w:lang w:eastAsia="en-US"/>
          <w14:ligatures w14:val="standardContextual"/>
        </w:rPr>
        <w:commentReference w:id="76"/>
      </w:r>
    </w:p>
    <w:p w14:paraId="3C529864" w14:textId="0B425DCE" w:rsidR="00E045C3" w:rsidRPr="00D72BE3" w:rsidRDefault="00BE32F4" w:rsidP="002C419C">
      <w:pPr>
        <w:pStyle w:val="NormalWeb"/>
        <w:ind w:left="720"/>
        <w:rPr>
          <w:rFonts w:asciiTheme="minorHAnsi" w:eastAsiaTheme="minorHAnsi" w:hAnsiTheme="minorHAnsi" w:cstheme="minorBidi"/>
          <w:kern w:val="2"/>
          <w:sz w:val="22"/>
          <w:szCs w:val="22"/>
          <w:lang w:eastAsia="en-US"/>
          <w14:ligatures w14:val="standardContextual"/>
        </w:rPr>
      </w:pPr>
      <w:r w:rsidRPr="00A51262">
        <w:rPr>
          <w:rFonts w:asciiTheme="minorHAnsi" w:eastAsiaTheme="minorHAnsi" w:hAnsiTheme="minorHAnsi" w:cstheme="minorBidi"/>
          <w:kern w:val="2"/>
          <w:sz w:val="22"/>
          <w:szCs w:val="22"/>
          <w:lang w:eastAsia="en-US"/>
          <w14:ligatures w14:val="standardContextual"/>
        </w:rPr>
        <w:t>Th</w:t>
      </w:r>
      <w:r w:rsidR="00E96D6E">
        <w:rPr>
          <w:rFonts w:asciiTheme="minorHAnsi" w:eastAsiaTheme="minorHAnsi" w:hAnsiTheme="minorHAnsi" w:cstheme="minorBidi"/>
          <w:kern w:val="2"/>
          <w:sz w:val="22"/>
          <w:szCs w:val="22"/>
          <w:lang w:eastAsia="en-US"/>
          <w14:ligatures w14:val="standardContextual"/>
        </w:rPr>
        <w:t>e</w:t>
      </w:r>
      <w:r w:rsidRPr="00A51262">
        <w:rPr>
          <w:rFonts w:asciiTheme="minorHAnsi" w:eastAsiaTheme="minorHAnsi" w:hAnsiTheme="minorHAnsi" w:cstheme="minorBidi"/>
          <w:kern w:val="2"/>
          <w:sz w:val="22"/>
          <w:szCs w:val="22"/>
          <w:lang w:eastAsia="en-US"/>
          <w14:ligatures w14:val="standardContextual"/>
        </w:rPr>
        <w:t xml:space="preserve"> map is applied to all input texts, replacing binary pronouns and titles with gender-neutral forms to mask explicit gender signals.</w:t>
      </w:r>
      <w:r w:rsidR="0001174A">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A probabilistic binary classifier (e.g., fine-tuned BERT) is trained to predict author gender based on masked and normalized text</w:t>
      </w:r>
      <w:r w:rsidR="00921530">
        <w:rPr>
          <w:rFonts w:asciiTheme="minorHAnsi" w:eastAsiaTheme="minorHAnsi" w:hAnsiTheme="minorHAnsi" w:cstheme="minorBidi"/>
          <w:kern w:val="2"/>
          <w:sz w:val="22"/>
          <w:szCs w:val="22"/>
          <w:lang w:eastAsia="en-US"/>
          <w14:ligatures w14:val="standardContextual"/>
        </w:rPr>
        <w:t>.</w:t>
      </w:r>
      <w:r w:rsidR="002C419C">
        <w:rPr>
          <w:rFonts w:asciiTheme="minorHAnsi" w:eastAsiaTheme="minorHAnsi" w:hAnsiTheme="minorHAnsi" w:cstheme="minorBidi"/>
          <w:kern w:val="2"/>
          <w:sz w:val="22"/>
          <w:szCs w:val="22"/>
          <w:lang w:eastAsia="en-US"/>
          <w14:ligatures w14:val="standardContextual"/>
        </w:rPr>
        <w:t xml:space="preserve"> </w:t>
      </w:r>
      <w:r w:rsidR="00D72BE3" w:rsidRPr="00A51262">
        <w:rPr>
          <w:rFonts w:asciiTheme="minorHAnsi" w:eastAsiaTheme="minorHAnsi" w:hAnsiTheme="minorHAnsi" w:cstheme="minorBidi"/>
          <w:kern w:val="2"/>
          <w:sz w:val="22"/>
          <w:szCs w:val="22"/>
          <w:lang w:eastAsia="en-US"/>
          <w14:ligatures w14:val="standardContextual"/>
        </w:rPr>
        <w:t>We integrate LIME to provide token-level feature attribution</w:t>
      </w:r>
      <w:r w:rsidR="00921530">
        <w:rPr>
          <w:rFonts w:asciiTheme="minorHAnsi" w:eastAsiaTheme="minorHAnsi" w:hAnsiTheme="minorHAnsi" w:cstheme="minorBidi"/>
          <w:kern w:val="2"/>
          <w:sz w:val="22"/>
          <w:szCs w:val="22"/>
          <w:lang w:eastAsia="en-US"/>
          <w14:ligatures w14:val="standardContextual"/>
        </w:rPr>
        <w:t xml:space="preserve"> to s</w:t>
      </w:r>
      <w:r w:rsidR="00D72BE3" w:rsidRPr="00A51262">
        <w:rPr>
          <w:rFonts w:asciiTheme="minorHAnsi" w:eastAsiaTheme="minorHAnsi" w:hAnsiTheme="minorHAnsi" w:cstheme="minorBidi"/>
          <w:kern w:val="2"/>
          <w:sz w:val="22"/>
          <w:szCs w:val="22"/>
          <w:lang w:eastAsia="en-US"/>
          <w14:ligatures w14:val="standardContextual"/>
        </w:rPr>
        <w:t>how which words led to higher probability toward prediction “male” or “female”</w:t>
      </w:r>
      <w:r w:rsidR="00921530">
        <w:rPr>
          <w:rFonts w:asciiTheme="minorHAnsi" w:eastAsiaTheme="minorHAnsi" w:hAnsiTheme="minorHAnsi" w:cstheme="minorBidi"/>
          <w:kern w:val="2"/>
          <w:sz w:val="22"/>
          <w:szCs w:val="22"/>
          <w:lang w:eastAsia="en-US"/>
          <w14:ligatures w14:val="standardContextual"/>
        </w:rPr>
        <w:t xml:space="preserve"> and to p</w:t>
      </w:r>
      <w:r w:rsidR="00D72BE3" w:rsidRPr="00A51262">
        <w:rPr>
          <w:rFonts w:asciiTheme="minorHAnsi" w:eastAsiaTheme="minorHAnsi" w:hAnsiTheme="minorHAnsi" w:cstheme="minorBidi"/>
          <w:kern w:val="2"/>
          <w:sz w:val="22"/>
          <w:szCs w:val="22"/>
          <w:lang w:eastAsia="en-US"/>
          <w14:ligatures w14:val="standardContextual"/>
        </w:rPr>
        <w:t>articularly observe how gendered tokens, both pronouns and topic-specific terms, influence the model.</w:t>
      </w: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6"/>
        <w:gridCol w:w="3206"/>
      </w:tblGrid>
      <w:tr w:rsidR="005813EF" w14:paraId="004A256B" w14:textId="77777777" w:rsidTr="00A1077F">
        <w:tc>
          <w:tcPr>
            <w:tcW w:w="5892" w:type="dxa"/>
          </w:tcPr>
          <w:p w14:paraId="20C62745" w14:textId="4D6263B2" w:rsidR="005813EF" w:rsidRDefault="00B307CB" w:rsidP="00AD00ED">
            <w:pPr>
              <w:pStyle w:val="ListParagraph"/>
              <w:ind w:left="0"/>
              <w:rPr>
                <w:b/>
                <w:bCs/>
                <w:sz w:val="28"/>
                <w:szCs w:val="28"/>
              </w:rPr>
            </w:pPr>
            <w:r w:rsidRPr="00B307CB">
              <w:rPr>
                <w:noProof/>
              </w:rPr>
              <w:drawing>
                <wp:inline distT="0" distB="0" distL="0" distR="0" wp14:anchorId="52977350" wp14:editId="0B6DB998">
                  <wp:extent cx="4723155" cy="2901315"/>
                  <wp:effectExtent l="0" t="0" r="1270" b="0"/>
                  <wp:docPr id="96914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6712" name=""/>
                          <pic:cNvPicPr/>
                        </pic:nvPicPr>
                        <pic:blipFill>
                          <a:blip r:embed="rId46"/>
                          <a:stretch>
                            <a:fillRect/>
                          </a:stretch>
                        </pic:blipFill>
                        <pic:spPr>
                          <a:xfrm>
                            <a:off x="0" y="0"/>
                            <a:ext cx="4735179" cy="2908701"/>
                          </a:xfrm>
                          <a:prstGeom prst="rect">
                            <a:avLst/>
                          </a:prstGeom>
                        </pic:spPr>
                      </pic:pic>
                    </a:graphicData>
                  </a:graphic>
                </wp:inline>
              </w:drawing>
            </w:r>
          </w:p>
        </w:tc>
        <w:tc>
          <w:tcPr>
            <w:tcW w:w="4881" w:type="dxa"/>
          </w:tcPr>
          <w:tbl>
            <w:tblPr>
              <w:tblStyle w:val="TableGrid"/>
              <w:tblpPr w:leftFromText="180" w:rightFromText="180" w:vertAnchor="text" w:horzAnchor="margin" w:tblpYSpec="inside"/>
              <w:tblOverlap w:val="never"/>
              <w:tblW w:w="0" w:type="auto"/>
              <w:tblLook w:val="04A0" w:firstRow="1" w:lastRow="0" w:firstColumn="1" w:lastColumn="0" w:noHBand="0" w:noVBand="1"/>
            </w:tblPr>
            <w:tblGrid>
              <w:gridCol w:w="1537"/>
              <w:gridCol w:w="1443"/>
            </w:tblGrid>
            <w:tr w:rsidR="00D82313" w14:paraId="43DD172B" w14:textId="77777777" w:rsidTr="00D82313">
              <w:trPr>
                <w:trHeight w:val="343"/>
              </w:trPr>
              <w:tc>
                <w:tcPr>
                  <w:tcW w:w="2208" w:type="dxa"/>
                </w:tcPr>
                <w:p w14:paraId="2196594A" w14:textId="77777777" w:rsidR="00D82313" w:rsidRDefault="00D82313" w:rsidP="00D82313">
                  <w:pPr>
                    <w:rPr>
                      <w:b/>
                      <w:bCs/>
                      <w:sz w:val="28"/>
                      <w:szCs w:val="28"/>
                    </w:rPr>
                  </w:pPr>
                  <w:r>
                    <w:rPr>
                      <w:rFonts w:asciiTheme="majorHAnsi" w:hAnsiTheme="majorHAnsi"/>
                      <w:sz w:val="20"/>
                      <w:szCs w:val="20"/>
                    </w:rPr>
                    <w:t>Top 10 Male words</w:t>
                  </w:r>
                </w:p>
              </w:tc>
              <w:tc>
                <w:tcPr>
                  <w:tcW w:w="2176" w:type="dxa"/>
                </w:tcPr>
                <w:p w14:paraId="1FEC35EA" w14:textId="77777777" w:rsidR="00D82313" w:rsidRDefault="00D82313" w:rsidP="00D82313">
                  <w:pPr>
                    <w:rPr>
                      <w:b/>
                      <w:bCs/>
                      <w:sz w:val="28"/>
                      <w:szCs w:val="28"/>
                    </w:rPr>
                  </w:pPr>
                  <w:r>
                    <w:rPr>
                      <w:rFonts w:asciiTheme="majorHAnsi" w:hAnsiTheme="majorHAnsi"/>
                      <w:sz w:val="20"/>
                      <w:szCs w:val="20"/>
                    </w:rPr>
                    <w:t>Top 10 Female words</w:t>
                  </w:r>
                </w:p>
              </w:tc>
            </w:tr>
            <w:tr w:rsidR="00D82313" w14:paraId="5E45EB09" w14:textId="77777777" w:rsidTr="00D82313">
              <w:trPr>
                <w:trHeight w:val="355"/>
              </w:trPr>
              <w:tc>
                <w:tcPr>
                  <w:tcW w:w="2208" w:type="dxa"/>
                </w:tcPr>
                <w:p w14:paraId="13CE9933" w14:textId="70BE350B" w:rsidR="00D82313" w:rsidRPr="00D82313" w:rsidRDefault="00D82313" w:rsidP="00D82313">
                  <w:pPr>
                    <w:rPr>
                      <w:rFonts w:asciiTheme="majorHAnsi" w:hAnsiTheme="majorHAnsi"/>
                      <w:sz w:val="18"/>
                      <w:szCs w:val="18"/>
                    </w:rPr>
                  </w:pPr>
                  <w:r w:rsidRPr="00D82313">
                    <w:rPr>
                      <w:rFonts w:asciiTheme="majorHAnsi" w:hAnsiTheme="majorHAnsi"/>
                      <w:sz w:val="18"/>
                      <w:szCs w:val="18"/>
                    </w:rPr>
                    <w:t>('has', 1.17898188322)</w:t>
                  </w:r>
                </w:p>
                <w:p w14:paraId="77D8056D" w14:textId="6263FB7C" w:rsidR="00D82313" w:rsidRPr="00D82313" w:rsidRDefault="00D82313" w:rsidP="00D82313">
                  <w:pPr>
                    <w:rPr>
                      <w:rFonts w:asciiTheme="majorHAnsi" w:hAnsiTheme="majorHAnsi"/>
                      <w:sz w:val="18"/>
                      <w:szCs w:val="18"/>
                    </w:rPr>
                  </w:pPr>
                  <w:r w:rsidRPr="00D82313">
                    <w:rPr>
                      <w:rFonts w:asciiTheme="majorHAnsi" w:hAnsiTheme="majorHAnsi"/>
                      <w:sz w:val="18"/>
                      <w:szCs w:val="18"/>
                    </w:rPr>
                    <w:t>('and', 1.17655255983)</w:t>
                  </w:r>
                </w:p>
                <w:p w14:paraId="355526E0" w14:textId="52D8F03F" w:rsidR="00D82313" w:rsidRPr="00D82313" w:rsidRDefault="00D82313" w:rsidP="00D82313">
                  <w:pPr>
                    <w:rPr>
                      <w:rFonts w:asciiTheme="majorHAnsi" w:hAnsiTheme="majorHAnsi"/>
                      <w:sz w:val="18"/>
                      <w:szCs w:val="18"/>
                    </w:rPr>
                  </w:pPr>
                  <w:r w:rsidRPr="00D82313">
                    <w:rPr>
                      <w:rFonts w:asciiTheme="majorHAnsi" w:hAnsiTheme="majorHAnsi"/>
                      <w:sz w:val="18"/>
                      <w:szCs w:val="18"/>
                    </w:rPr>
                    <w:t>('with', 0.77307225342)</w:t>
                  </w:r>
                </w:p>
                <w:p w14:paraId="1EC13804" w14:textId="1351AC33" w:rsidR="00D82313" w:rsidRPr="00D82313" w:rsidRDefault="00D82313" w:rsidP="00D82313">
                  <w:pPr>
                    <w:rPr>
                      <w:rFonts w:asciiTheme="majorHAnsi" w:hAnsiTheme="majorHAnsi"/>
                      <w:sz w:val="18"/>
                      <w:szCs w:val="18"/>
                    </w:rPr>
                  </w:pPr>
                  <w:r w:rsidRPr="00D82313">
                    <w:rPr>
                      <w:rFonts w:asciiTheme="majorHAnsi" w:hAnsiTheme="majorHAnsi"/>
                      <w:sz w:val="18"/>
                      <w:szCs w:val="18"/>
                    </w:rPr>
                    <w:t>('clients', 0.69116933936)</w:t>
                  </w:r>
                </w:p>
                <w:p w14:paraId="758EC6B8" w14:textId="2983C347" w:rsidR="00D82313" w:rsidRPr="00D82313" w:rsidRDefault="00D82313" w:rsidP="00D82313">
                  <w:pPr>
                    <w:rPr>
                      <w:rFonts w:asciiTheme="majorHAnsi" w:hAnsiTheme="majorHAnsi"/>
                      <w:sz w:val="18"/>
                      <w:szCs w:val="18"/>
                    </w:rPr>
                  </w:pPr>
                  <w:r w:rsidRPr="00D82313">
                    <w:rPr>
                      <w:rFonts w:asciiTheme="majorHAnsi" w:hAnsiTheme="majorHAnsi"/>
                      <w:sz w:val="18"/>
                      <w:szCs w:val="18"/>
                    </w:rPr>
                    <w:t>('of', 0.63496592557)</w:t>
                  </w:r>
                </w:p>
                <w:p w14:paraId="016A75D0" w14:textId="5BC2C13B" w:rsidR="00D82313" w:rsidRPr="00D82313" w:rsidRDefault="00D82313" w:rsidP="00D82313">
                  <w:pPr>
                    <w:rPr>
                      <w:rFonts w:asciiTheme="majorHAnsi" w:hAnsiTheme="majorHAnsi"/>
                      <w:sz w:val="18"/>
                      <w:szCs w:val="18"/>
                    </w:rPr>
                  </w:pPr>
                  <w:r w:rsidRPr="00D82313">
                    <w:rPr>
                      <w:rFonts w:asciiTheme="majorHAnsi" w:hAnsiTheme="majorHAnsi"/>
                      <w:sz w:val="18"/>
                      <w:szCs w:val="18"/>
                    </w:rPr>
                    <w:t>('is', 0.62597390435)</w:t>
                  </w:r>
                </w:p>
                <w:p w14:paraId="6C364E81" w14:textId="0B3ACDD2" w:rsidR="00D82313" w:rsidRPr="00D82313" w:rsidRDefault="00D82313" w:rsidP="00D82313">
                  <w:pPr>
                    <w:rPr>
                      <w:rFonts w:asciiTheme="majorHAnsi" w:hAnsiTheme="majorHAnsi"/>
                      <w:sz w:val="18"/>
                      <w:szCs w:val="18"/>
                    </w:rPr>
                  </w:pPr>
                  <w:r w:rsidRPr="00D82313">
                    <w:rPr>
                      <w:rFonts w:asciiTheme="majorHAnsi" w:hAnsiTheme="majorHAnsi"/>
                      <w:sz w:val="18"/>
                      <w:szCs w:val="18"/>
                    </w:rPr>
                    <w:t>('the', 0.55393978037)</w:t>
                  </w:r>
                </w:p>
                <w:p w14:paraId="7A6E8F91" w14:textId="1FD9E80B" w:rsidR="00D82313" w:rsidRPr="00D82313" w:rsidRDefault="00D82313" w:rsidP="00D82313">
                  <w:pPr>
                    <w:rPr>
                      <w:rFonts w:asciiTheme="majorHAnsi" w:hAnsiTheme="majorHAnsi"/>
                      <w:sz w:val="18"/>
                      <w:szCs w:val="18"/>
                    </w:rPr>
                  </w:pPr>
                  <w:r w:rsidRPr="00D82313">
                    <w:rPr>
                      <w:rFonts w:asciiTheme="majorHAnsi" w:hAnsiTheme="majorHAnsi"/>
                      <w:sz w:val="18"/>
                      <w:szCs w:val="18"/>
                    </w:rPr>
                    <w:t>('chairman', 0.39864502513)</w:t>
                  </w:r>
                </w:p>
                <w:p w14:paraId="7E8697D8" w14:textId="58F69DA0" w:rsidR="00D82313" w:rsidRPr="00D82313" w:rsidRDefault="00D82313" w:rsidP="00D82313">
                  <w:pPr>
                    <w:rPr>
                      <w:rFonts w:asciiTheme="majorHAnsi" w:hAnsiTheme="majorHAnsi"/>
                      <w:sz w:val="18"/>
                      <w:szCs w:val="18"/>
                    </w:rPr>
                  </w:pPr>
                  <w:r w:rsidRPr="00D82313">
                    <w:rPr>
                      <w:rFonts w:asciiTheme="majorHAnsi" w:hAnsiTheme="majorHAnsi"/>
                      <w:sz w:val="18"/>
                      <w:szCs w:val="18"/>
                    </w:rPr>
                    <w:t>('firm', 0.350447666888)</w:t>
                  </w:r>
                </w:p>
                <w:p w14:paraId="0C7C4883" w14:textId="0DE02E0F" w:rsidR="00D82313" w:rsidRPr="00D82313" w:rsidRDefault="00D82313" w:rsidP="00D82313">
                  <w:pPr>
                    <w:rPr>
                      <w:rFonts w:asciiTheme="majorHAnsi" w:hAnsiTheme="majorHAnsi"/>
                      <w:sz w:val="18"/>
                      <w:szCs w:val="18"/>
                    </w:rPr>
                  </w:pPr>
                  <w:r w:rsidRPr="00D82313">
                    <w:rPr>
                      <w:rFonts w:asciiTheme="majorHAnsi" w:hAnsiTheme="majorHAnsi"/>
                      <w:sz w:val="18"/>
                      <w:szCs w:val="18"/>
                    </w:rPr>
                    <w:t>('an', 0.32305872052)</w:t>
                  </w:r>
                </w:p>
              </w:tc>
              <w:tc>
                <w:tcPr>
                  <w:tcW w:w="2176" w:type="dxa"/>
                </w:tcPr>
                <w:p w14:paraId="16F673A1" w14:textId="320E72C8" w:rsidR="00D82313" w:rsidRPr="00D82313" w:rsidRDefault="00D82313" w:rsidP="00D82313">
                  <w:pPr>
                    <w:rPr>
                      <w:rFonts w:asciiTheme="majorHAnsi" w:hAnsiTheme="majorHAnsi"/>
                      <w:sz w:val="18"/>
                      <w:szCs w:val="18"/>
                    </w:rPr>
                  </w:pPr>
                  <w:r w:rsidRPr="00D82313">
                    <w:rPr>
                      <w:rFonts w:asciiTheme="majorHAnsi" w:hAnsiTheme="majorHAnsi"/>
                      <w:sz w:val="18"/>
                      <w:szCs w:val="18"/>
                    </w:rPr>
                    <w:t>('their', -5.4682621306)</w:t>
                  </w:r>
                </w:p>
                <w:p w14:paraId="07BE9725" w14:textId="23272421" w:rsidR="00D82313" w:rsidRPr="00D82313" w:rsidRDefault="00D82313" w:rsidP="00D82313">
                  <w:pPr>
                    <w:rPr>
                      <w:rFonts w:asciiTheme="majorHAnsi" w:hAnsiTheme="majorHAnsi"/>
                      <w:sz w:val="18"/>
                      <w:szCs w:val="18"/>
                    </w:rPr>
                  </w:pPr>
                  <w:r w:rsidRPr="00D82313">
                    <w:rPr>
                      <w:rFonts w:asciiTheme="majorHAnsi" w:hAnsiTheme="majorHAnsi"/>
                      <w:sz w:val="18"/>
                      <w:szCs w:val="18"/>
                    </w:rPr>
                    <w:t>('they', -4.3065325870)</w:t>
                  </w:r>
                </w:p>
                <w:p w14:paraId="35B92E00" w14:textId="3E596F83" w:rsidR="00D82313" w:rsidRPr="00D82313" w:rsidRDefault="00D82313" w:rsidP="00D82313">
                  <w:pPr>
                    <w:rPr>
                      <w:rFonts w:asciiTheme="majorHAnsi" w:hAnsiTheme="majorHAnsi"/>
                      <w:sz w:val="18"/>
                      <w:szCs w:val="18"/>
                    </w:rPr>
                  </w:pPr>
                  <w:r w:rsidRPr="00D82313">
                    <w:rPr>
                      <w:rFonts w:asciiTheme="majorHAnsi" w:hAnsiTheme="majorHAnsi"/>
                      <w:sz w:val="18"/>
                      <w:szCs w:val="18"/>
                    </w:rPr>
                    <w:t>('cpas', -2.88792374435)</w:t>
                  </w:r>
                </w:p>
                <w:p w14:paraId="1C267B63" w14:textId="39C700D1" w:rsidR="00D82313" w:rsidRPr="00D82313" w:rsidRDefault="00D82313" w:rsidP="00D82313">
                  <w:pPr>
                    <w:rPr>
                      <w:rFonts w:asciiTheme="majorHAnsi" w:hAnsiTheme="majorHAnsi"/>
                      <w:sz w:val="18"/>
                      <w:szCs w:val="18"/>
                    </w:rPr>
                  </w:pPr>
                  <w:r w:rsidRPr="00D82313">
                    <w:rPr>
                      <w:rFonts w:asciiTheme="majorHAnsi" w:hAnsiTheme="majorHAnsi"/>
                      <w:sz w:val="18"/>
                      <w:szCs w:val="18"/>
                    </w:rPr>
                    <w:t>('jennifer', -0.90215375421)</w:t>
                  </w:r>
                </w:p>
                <w:p w14:paraId="0B584016" w14:textId="3E81D089" w:rsidR="00D82313" w:rsidRPr="00D82313" w:rsidRDefault="00D82313" w:rsidP="00D82313">
                  <w:pPr>
                    <w:rPr>
                      <w:rFonts w:asciiTheme="majorHAnsi" w:hAnsiTheme="majorHAnsi"/>
                      <w:sz w:val="18"/>
                      <w:szCs w:val="18"/>
                    </w:rPr>
                  </w:pPr>
                  <w:r w:rsidRPr="00D82313">
                    <w:rPr>
                      <w:rFonts w:asciiTheme="majorHAnsi" w:hAnsiTheme="majorHAnsi"/>
                      <w:sz w:val="18"/>
                      <w:szCs w:val="18"/>
                    </w:rPr>
                    <w:t>('ms', -0.87324952951)</w:t>
                  </w:r>
                </w:p>
                <w:p w14:paraId="539F4B88" w14:textId="4BD35ACA" w:rsidR="00D82313" w:rsidRPr="00D82313" w:rsidRDefault="00D82313" w:rsidP="00D82313">
                  <w:pPr>
                    <w:rPr>
                      <w:rFonts w:asciiTheme="majorHAnsi" w:hAnsiTheme="majorHAnsi"/>
                      <w:sz w:val="18"/>
                      <w:szCs w:val="18"/>
                    </w:rPr>
                  </w:pPr>
                  <w:r w:rsidRPr="00D82313">
                    <w:rPr>
                      <w:rFonts w:asciiTheme="majorHAnsi" w:hAnsiTheme="majorHAnsi"/>
                      <w:sz w:val="18"/>
                      <w:szCs w:val="18"/>
                    </w:rPr>
                    <w:t>('helen', -0.86212453973)</w:t>
                  </w:r>
                </w:p>
                <w:p w14:paraId="21217B72" w14:textId="180A41D6" w:rsidR="00D82313" w:rsidRPr="00D82313" w:rsidRDefault="00D82313" w:rsidP="00D82313">
                  <w:pPr>
                    <w:rPr>
                      <w:rFonts w:asciiTheme="majorHAnsi" w:hAnsiTheme="majorHAnsi"/>
                      <w:sz w:val="18"/>
                      <w:szCs w:val="18"/>
                    </w:rPr>
                  </w:pPr>
                  <w:r w:rsidRPr="00D82313">
                    <w:rPr>
                      <w:rFonts w:asciiTheme="majorHAnsi" w:hAnsiTheme="majorHAnsi"/>
                      <w:sz w:val="18"/>
                      <w:szCs w:val="18"/>
                    </w:rPr>
                    <w:t>('lynette', -0.76605312065)</w:t>
                  </w:r>
                </w:p>
                <w:p w14:paraId="1C89927E" w14:textId="083B0203" w:rsidR="00D82313" w:rsidRPr="00D82313" w:rsidRDefault="00D82313" w:rsidP="00D82313">
                  <w:pPr>
                    <w:rPr>
                      <w:rFonts w:asciiTheme="majorHAnsi" w:hAnsiTheme="majorHAnsi"/>
                      <w:sz w:val="18"/>
                      <w:szCs w:val="18"/>
                    </w:rPr>
                  </w:pPr>
                  <w:r w:rsidRPr="00D82313">
                    <w:rPr>
                      <w:rFonts w:asciiTheme="majorHAnsi" w:hAnsiTheme="majorHAnsi"/>
                      <w:sz w:val="18"/>
                      <w:szCs w:val="18"/>
                    </w:rPr>
                    <w:t>('she', -0.73431637606)</w:t>
                  </w:r>
                </w:p>
                <w:p w14:paraId="64C5A996" w14:textId="5EEB5621" w:rsidR="00D82313" w:rsidRPr="00D82313" w:rsidRDefault="00D82313" w:rsidP="00D82313">
                  <w:pPr>
                    <w:rPr>
                      <w:rFonts w:asciiTheme="majorHAnsi" w:hAnsiTheme="majorHAnsi"/>
                      <w:sz w:val="18"/>
                      <w:szCs w:val="18"/>
                    </w:rPr>
                  </w:pPr>
                  <w:r w:rsidRPr="00D82313">
                    <w:rPr>
                      <w:rFonts w:asciiTheme="majorHAnsi" w:hAnsiTheme="majorHAnsi"/>
                      <w:sz w:val="18"/>
                      <w:szCs w:val="18"/>
                    </w:rPr>
                    <w:t>('vinita', -0.72458977815)</w:t>
                  </w:r>
                </w:p>
                <w:p w14:paraId="0E07DA14" w14:textId="4AD9594B" w:rsidR="00D82313" w:rsidRDefault="00D82313" w:rsidP="00D82313">
                  <w:pPr>
                    <w:rPr>
                      <w:b/>
                      <w:bCs/>
                      <w:sz w:val="28"/>
                      <w:szCs w:val="28"/>
                    </w:rPr>
                  </w:pPr>
                  <w:r w:rsidRPr="00D82313">
                    <w:rPr>
                      <w:rFonts w:asciiTheme="majorHAnsi" w:hAnsiTheme="majorHAnsi"/>
                      <w:sz w:val="18"/>
                      <w:szCs w:val="18"/>
                    </w:rPr>
                    <w:t>('dorothy', -0.70042032430)</w:t>
                  </w:r>
                </w:p>
              </w:tc>
            </w:tr>
          </w:tbl>
          <w:p w14:paraId="6CDD4919" w14:textId="77777777" w:rsidR="005813EF" w:rsidRDefault="005813EF" w:rsidP="00AD00ED">
            <w:pPr>
              <w:pStyle w:val="ListParagraph"/>
              <w:ind w:left="0"/>
              <w:rPr>
                <w:b/>
                <w:bCs/>
                <w:sz w:val="28"/>
                <w:szCs w:val="28"/>
              </w:rPr>
            </w:pPr>
          </w:p>
        </w:tc>
      </w:tr>
      <w:tr w:rsidR="005813EF" w14:paraId="3099FDC4" w14:textId="77777777" w:rsidTr="00A1077F">
        <w:trPr>
          <w:trHeight w:val="212"/>
        </w:trPr>
        <w:tc>
          <w:tcPr>
            <w:tcW w:w="5892" w:type="dxa"/>
          </w:tcPr>
          <w:p w14:paraId="378A2B8D" w14:textId="20279139" w:rsidR="005813EF" w:rsidRPr="00B307CB" w:rsidRDefault="005813EF" w:rsidP="00B307CB">
            <w:pPr>
              <w:rPr>
                <w:rFonts w:asciiTheme="majorHAnsi" w:hAnsiTheme="majorHAnsi"/>
                <w:sz w:val="20"/>
                <w:szCs w:val="20"/>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01174A">
              <w:rPr>
                <w:rFonts w:asciiTheme="majorHAnsi" w:hAnsiTheme="majorHAnsi"/>
                <w:b/>
                <w:bCs/>
                <w:sz w:val="20"/>
                <w:szCs w:val="20"/>
              </w:rPr>
              <w:t>10</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sidR="00EB1EFE">
              <w:rPr>
                <w:rFonts w:asciiTheme="majorHAnsi" w:hAnsiTheme="majorHAnsi"/>
                <w:sz w:val="20"/>
                <w:szCs w:val="20"/>
              </w:rPr>
              <w:t>m</w:t>
            </w:r>
            <w:r w:rsidR="00B307CB" w:rsidRPr="00791FD2">
              <w:rPr>
                <w:rFonts w:asciiTheme="majorHAnsi" w:hAnsiTheme="majorHAnsi"/>
                <w:sz w:val="20"/>
                <w:szCs w:val="20"/>
              </w:rPr>
              <w:t>asking</w:t>
            </w:r>
            <w:r w:rsidR="00B307CB">
              <w:rPr>
                <w:rFonts w:asciiTheme="majorHAnsi" w:hAnsiTheme="majorHAnsi"/>
                <w:sz w:val="20"/>
                <w:szCs w:val="20"/>
              </w:rPr>
              <w:t xml:space="preserve"> gender</w:t>
            </w:r>
            <w:r>
              <w:rPr>
                <w:rFonts w:asciiTheme="majorHAnsi" w:hAnsiTheme="majorHAnsi"/>
                <w:sz w:val="20"/>
                <w:szCs w:val="20"/>
              </w:rPr>
              <w:t xml:space="preserve"> Pronouns</w:t>
            </w:r>
            <w:r w:rsidRPr="00791FD2">
              <w:rPr>
                <w:rFonts w:asciiTheme="majorHAnsi" w:hAnsiTheme="majorHAnsi"/>
                <w:sz w:val="20"/>
                <w:szCs w:val="20"/>
              </w:rPr>
              <w:t xml:space="preserve">        </w:t>
            </w:r>
          </w:p>
        </w:tc>
        <w:tc>
          <w:tcPr>
            <w:tcW w:w="4881" w:type="dxa"/>
          </w:tcPr>
          <w:p w14:paraId="4AB5841C" w14:textId="29BADC3D" w:rsidR="005813EF" w:rsidRDefault="005813EF" w:rsidP="005813EF">
            <w:pPr>
              <w:rPr>
                <w:b/>
                <w:bCs/>
                <w:sz w:val="28"/>
                <w:szCs w:val="28"/>
              </w:rPr>
            </w:pPr>
            <w:r w:rsidRPr="00791FD2">
              <w:rPr>
                <w:rFonts w:asciiTheme="majorHAnsi" w:hAnsiTheme="majorHAnsi"/>
                <w:b/>
                <w:bCs/>
                <w:sz w:val="20"/>
                <w:szCs w:val="20"/>
              </w:rPr>
              <w:t>Figure</w:t>
            </w:r>
            <w:r w:rsidR="0013035E">
              <w:rPr>
                <w:rFonts w:asciiTheme="majorHAnsi" w:hAnsiTheme="majorHAnsi"/>
                <w:b/>
                <w:bCs/>
                <w:sz w:val="20"/>
                <w:szCs w:val="20"/>
              </w:rPr>
              <w:t xml:space="preserve"> </w:t>
            </w:r>
            <w:r w:rsidR="00BE32F4">
              <w:rPr>
                <w:rFonts w:asciiTheme="majorHAnsi" w:hAnsiTheme="majorHAnsi"/>
                <w:b/>
                <w:bCs/>
                <w:sz w:val="20"/>
                <w:szCs w:val="20"/>
              </w:rPr>
              <w:t>1</w:t>
            </w:r>
            <w:r w:rsidR="0001174A">
              <w:rPr>
                <w:rFonts w:asciiTheme="majorHAnsi" w:hAnsiTheme="majorHAnsi"/>
                <w:b/>
                <w:bCs/>
                <w:sz w:val="20"/>
                <w:szCs w:val="20"/>
              </w:rPr>
              <w:t>1</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sidR="00B307CB">
              <w:rPr>
                <w:rFonts w:asciiTheme="majorHAnsi" w:hAnsiTheme="majorHAnsi"/>
                <w:sz w:val="20"/>
                <w:szCs w:val="20"/>
              </w:rPr>
              <w:t xml:space="preserve"> </w:t>
            </w:r>
            <w:r>
              <w:rPr>
                <w:rFonts w:asciiTheme="majorHAnsi" w:hAnsiTheme="majorHAnsi"/>
                <w:sz w:val="20"/>
                <w:szCs w:val="20"/>
              </w:rPr>
              <w:t>with Masking gender pronouns</w:t>
            </w:r>
          </w:p>
        </w:tc>
      </w:tr>
    </w:tbl>
    <w:p w14:paraId="6E13E62A" w14:textId="77777777" w:rsidR="00920AE7" w:rsidRPr="0001174A" w:rsidRDefault="00920AE7" w:rsidP="003C3C5B">
      <w:pPr>
        <w:rPr>
          <w:sz w:val="22"/>
          <w:szCs w:val="22"/>
        </w:rPr>
      </w:pPr>
    </w:p>
    <w:p w14:paraId="15771D5A" w14:textId="059FDE0F" w:rsidR="001F7912" w:rsidRDefault="00694A30" w:rsidP="00281416">
      <w:pPr>
        <w:pStyle w:val="ListParagraph"/>
        <w:numPr>
          <w:ilvl w:val="2"/>
          <w:numId w:val="88"/>
        </w:numPr>
        <w:rPr>
          <w:b/>
          <w:bCs/>
          <w:sz w:val="22"/>
          <w:szCs w:val="22"/>
        </w:rPr>
      </w:pPr>
      <w:r w:rsidRPr="00694A30">
        <w:rPr>
          <w:b/>
          <w:bCs/>
          <w:sz w:val="22"/>
          <w:szCs w:val="22"/>
        </w:rPr>
        <w:lastRenderedPageBreak/>
        <w:t xml:space="preserve">Gender Classifier with </w:t>
      </w:r>
      <w:r w:rsidR="008606C6">
        <w:rPr>
          <w:b/>
          <w:bCs/>
          <w:sz w:val="22"/>
          <w:szCs w:val="22"/>
        </w:rPr>
        <w:t>m</w:t>
      </w:r>
      <w:r w:rsidRPr="00694A30">
        <w:rPr>
          <w:b/>
          <w:bCs/>
          <w:sz w:val="22"/>
          <w:szCs w:val="22"/>
        </w:rPr>
        <w:t xml:space="preserve">asking </w:t>
      </w:r>
      <w:r>
        <w:rPr>
          <w:b/>
          <w:bCs/>
          <w:sz w:val="22"/>
          <w:szCs w:val="22"/>
        </w:rPr>
        <w:t>Names and pronouns:</w:t>
      </w:r>
    </w:p>
    <w:p w14:paraId="65A9E6D5" w14:textId="7F312A51" w:rsidR="007501CC" w:rsidRPr="007501CC" w:rsidRDefault="00694A30" w:rsidP="00A77B23">
      <w:pPr>
        <w:ind w:left="568"/>
        <w:rPr>
          <w:sz w:val="22"/>
          <w:szCs w:val="22"/>
        </w:rPr>
      </w:pPr>
      <w:commentRangeStart w:id="77"/>
      <w:r w:rsidRPr="001F7912">
        <w:rPr>
          <w:sz w:val="22"/>
          <w:szCs w:val="22"/>
        </w:rPr>
        <w:t xml:space="preserve">We introduce a de-biasing pipeline that combines name masking and gendered pronoun masking. Names are replaced with neutral placeholders [NAME] to </w:t>
      </w:r>
      <w:commentRangeEnd w:id="77"/>
      <w:r w:rsidR="00420090" w:rsidRPr="001F7912">
        <w:rPr>
          <w:rStyle w:val="CommentReference"/>
          <w:sz w:val="22"/>
          <w:szCs w:val="22"/>
        </w:rPr>
        <w:commentReference w:id="77"/>
      </w:r>
      <w:r w:rsidRPr="001F7912">
        <w:rPr>
          <w:sz w:val="22"/>
          <w:szCs w:val="22"/>
        </w:rPr>
        <w:t>remove identity-specific cues, while a predefined GENDERED_PRONOUNS_LIST</w:t>
      </w:r>
      <w:r w:rsidR="00531702">
        <w:rPr>
          <w:sz w:val="22"/>
          <w:szCs w:val="22"/>
        </w:rPr>
        <w:t xml:space="preserve"> (Figure 8)</w:t>
      </w:r>
      <w:r w:rsidRPr="001F7912">
        <w:rPr>
          <w:sz w:val="22"/>
          <w:szCs w:val="22"/>
        </w:rPr>
        <w:t xml:space="preserve"> is used to substitute explicitly gendered pronouns with neutral equivalents (e.g., "he" → "they", "her" → "their", "himself" → "themselves". This dual-masking approach aims to reduce the model’s reliance on overt gender indicators and mitigate bias in downstream predictions.</w:t>
      </w:r>
      <w:r w:rsidR="00531702">
        <w:rPr>
          <w:sz w:val="22"/>
          <w:szCs w:val="22"/>
        </w:rPr>
        <w:t xml:space="preserve"> </w:t>
      </w:r>
      <w:r w:rsidR="007501CC" w:rsidRPr="001F7912">
        <w:rPr>
          <w:sz w:val="22"/>
          <w:szCs w:val="22"/>
        </w:rPr>
        <w:t xml:space="preserve">To enhance the quality of text for modeling, a manual list of stop words was used for filtering. These words are typically non-informative for tasks like classification or text generation. The following stop words were removed from dataset: </w:t>
      </w:r>
    </w:p>
    <w:p w14:paraId="1E99658E" w14:textId="2D626B41" w:rsidR="007501CC" w:rsidRPr="007501CC" w:rsidRDefault="007501CC" w:rsidP="00A77B23">
      <w:pPr>
        <w:ind w:left="568"/>
        <w:rPr>
          <w:b/>
          <w:bCs/>
          <w:sz w:val="22"/>
          <w:szCs w:val="22"/>
        </w:rPr>
      </w:pPr>
      <w:commentRangeStart w:id="78"/>
      <w:r w:rsidRPr="001F7912">
        <w:rPr>
          <w:sz w:val="22"/>
          <w:szCs w:val="22"/>
        </w:rPr>
        <w:t>["the", "a", "an", "an</w:t>
      </w:r>
      <w:r>
        <w:rPr>
          <w:sz w:val="22"/>
          <w:szCs w:val="22"/>
        </w:rPr>
        <w:t>d</w:t>
      </w:r>
      <w:r w:rsidRPr="001F7912">
        <w:rPr>
          <w:sz w:val="22"/>
          <w:szCs w:val="22"/>
        </w:rPr>
        <w:t>", "has", "of", "to", "in", "as", "is", "was", "were", "are", "for"]</w:t>
      </w:r>
      <w:commentRangeEnd w:id="78"/>
      <w:r w:rsidR="00420090" w:rsidRPr="007501CC">
        <w:rPr>
          <w:rStyle w:val="CommentReference"/>
          <w:b/>
          <w:bCs/>
          <w:sz w:val="22"/>
          <w:szCs w:val="22"/>
        </w:rPr>
        <w:commentReference w:id="78"/>
      </w:r>
    </w:p>
    <w:p w14:paraId="4AA21993" w14:textId="073603D3" w:rsidR="00953104" w:rsidRPr="00151810" w:rsidRDefault="00F35824" w:rsidP="00A77B23">
      <w:pPr>
        <w:ind w:left="568"/>
        <w:rPr>
          <w:b/>
          <w:bCs/>
          <w:sz w:val="22"/>
          <w:szCs w:val="22"/>
        </w:rPr>
      </w:pPr>
      <w:r w:rsidRPr="001F7912">
        <w:rPr>
          <w:sz w:val="22"/>
          <w:szCs w:val="22"/>
        </w:rPr>
        <w:t>Figure 13 presents a confusion matrix reflecting the model’s classification performance after implementing a different masking strategy—likely one that still includes gendered information or proxy terms. Here, the model correctly predicts 1</w:t>
      </w:r>
      <w:r w:rsidR="00531702">
        <w:rPr>
          <w:sz w:val="22"/>
          <w:szCs w:val="22"/>
        </w:rPr>
        <w:t>06</w:t>
      </w:r>
      <w:r w:rsidRPr="001F7912">
        <w:rPr>
          <w:sz w:val="22"/>
          <w:szCs w:val="22"/>
        </w:rPr>
        <w:t xml:space="preserve"> instances as class 1 (likely "Male") and </w:t>
      </w:r>
      <w:r w:rsidR="00531702">
        <w:rPr>
          <w:sz w:val="22"/>
          <w:szCs w:val="22"/>
        </w:rPr>
        <w:t>63</w:t>
      </w:r>
      <w:r w:rsidRPr="001F7912">
        <w:rPr>
          <w:sz w:val="22"/>
          <w:szCs w:val="22"/>
        </w:rPr>
        <w:t xml:space="preserve"> instances as class 0 (likely "Female"). However, </w:t>
      </w:r>
      <w:r w:rsidR="00531702">
        <w:rPr>
          <w:sz w:val="22"/>
          <w:szCs w:val="22"/>
        </w:rPr>
        <w:t>16</w:t>
      </w:r>
      <w:r w:rsidRPr="001F7912">
        <w:rPr>
          <w:sz w:val="22"/>
          <w:szCs w:val="22"/>
        </w:rPr>
        <w:t xml:space="preserve"> female samples were misclassified as male, and </w:t>
      </w:r>
      <w:r w:rsidR="00531702">
        <w:rPr>
          <w:sz w:val="22"/>
          <w:szCs w:val="22"/>
        </w:rPr>
        <w:t>15</w:t>
      </w:r>
      <w:r w:rsidRPr="001F7912">
        <w:rPr>
          <w:sz w:val="22"/>
          <w:szCs w:val="22"/>
        </w:rPr>
        <w:t xml:space="preserve"> male samples were misclassified as female. Compared to the previous matrix, this result shows a slight increase in misclassifications for both classes. While the overall accuracy remains relatively high, the rise in false negatives for male samples and false positives for female samples may suggest a residual bias or less effective masking. This highlight</w:t>
      </w:r>
      <w:r w:rsidR="008606C6">
        <w:rPr>
          <w:sz w:val="22"/>
          <w:szCs w:val="22"/>
        </w:rPr>
        <w:t>s</w:t>
      </w:r>
      <w:r w:rsidRPr="001F7912">
        <w:rPr>
          <w:sz w:val="22"/>
          <w:szCs w:val="22"/>
        </w:rPr>
        <w:t xml:space="preserve"> the importance of comprehensive de-biasing techniques to ensure balanced model performance across gender labels.</w:t>
      </w:r>
    </w:p>
    <w:p w14:paraId="12FC1904" w14:textId="77777777" w:rsidR="00953104" w:rsidRDefault="00953104" w:rsidP="00920AE7">
      <w:pPr>
        <w:pStyle w:val="ListParagraph"/>
        <w:ind w:left="1571"/>
        <w:rPr>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0"/>
        <w:gridCol w:w="7914"/>
      </w:tblGrid>
      <w:tr w:rsidR="003B35F1" w14:paraId="1374E3C7" w14:textId="77777777" w:rsidTr="003F65DB">
        <w:tc>
          <w:tcPr>
            <w:tcW w:w="1770" w:type="dxa"/>
          </w:tcPr>
          <w:p w14:paraId="661BFA27" w14:textId="78F02D51" w:rsidR="0006033B" w:rsidRDefault="0006033B" w:rsidP="00920AE7">
            <w:pPr>
              <w:pStyle w:val="ListParagraph"/>
              <w:ind w:left="0"/>
              <w:rPr>
                <w:sz w:val="22"/>
                <w:szCs w:val="22"/>
              </w:rPr>
            </w:pPr>
          </w:p>
        </w:tc>
        <w:tc>
          <w:tcPr>
            <w:tcW w:w="7914" w:type="dxa"/>
          </w:tcPr>
          <w:p w14:paraId="5A5895BA" w14:textId="13BE1970" w:rsidR="0006033B" w:rsidRDefault="003B35F1" w:rsidP="00920AE7">
            <w:pPr>
              <w:pStyle w:val="ListParagraph"/>
              <w:ind w:left="0"/>
              <w:rPr>
                <w:sz w:val="22"/>
                <w:szCs w:val="22"/>
              </w:rPr>
            </w:pPr>
            <w:r w:rsidRPr="003B35F1">
              <w:rPr>
                <w:noProof/>
              </w:rPr>
              <w:drawing>
                <wp:inline distT="0" distB="0" distL="0" distR="0" wp14:anchorId="7EE29E59" wp14:editId="0F013A5E">
                  <wp:extent cx="3545776" cy="2727960"/>
                  <wp:effectExtent l="0" t="0" r="0" b="0"/>
                  <wp:docPr id="19450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2178" name=""/>
                          <pic:cNvPicPr/>
                        </pic:nvPicPr>
                        <pic:blipFill>
                          <a:blip r:embed="rId47"/>
                          <a:stretch>
                            <a:fillRect/>
                          </a:stretch>
                        </pic:blipFill>
                        <pic:spPr>
                          <a:xfrm>
                            <a:off x="0" y="0"/>
                            <a:ext cx="3564870" cy="2742650"/>
                          </a:xfrm>
                          <a:prstGeom prst="rect">
                            <a:avLst/>
                          </a:prstGeom>
                        </pic:spPr>
                      </pic:pic>
                    </a:graphicData>
                  </a:graphic>
                </wp:inline>
              </w:drawing>
            </w:r>
          </w:p>
        </w:tc>
      </w:tr>
      <w:tr w:rsidR="003B35F1" w14:paraId="0EE5B100" w14:textId="77777777" w:rsidTr="003F65DB">
        <w:tc>
          <w:tcPr>
            <w:tcW w:w="1770" w:type="dxa"/>
          </w:tcPr>
          <w:p w14:paraId="06530FA8" w14:textId="6B61A821" w:rsidR="0006033B" w:rsidRDefault="0006033B" w:rsidP="00920AE7">
            <w:pPr>
              <w:pStyle w:val="ListParagraph"/>
              <w:ind w:left="0"/>
              <w:rPr>
                <w:sz w:val="22"/>
                <w:szCs w:val="22"/>
              </w:rPr>
            </w:pPr>
          </w:p>
        </w:tc>
        <w:tc>
          <w:tcPr>
            <w:tcW w:w="7914" w:type="dxa"/>
          </w:tcPr>
          <w:p w14:paraId="3B8C42A6" w14:textId="4732B541" w:rsidR="0006033B" w:rsidRDefault="0006033B" w:rsidP="00920AE7">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13</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Names and pronouns</w:t>
            </w:r>
          </w:p>
        </w:tc>
      </w:tr>
      <w:tr w:rsidR="003B35F1" w14:paraId="09045FE0" w14:textId="77777777" w:rsidTr="003F65DB">
        <w:tc>
          <w:tcPr>
            <w:tcW w:w="1770" w:type="dxa"/>
          </w:tcPr>
          <w:p w14:paraId="304356C5" w14:textId="77777777" w:rsidR="00113963" w:rsidRPr="00113963" w:rsidRDefault="00113963" w:rsidP="00920AE7">
            <w:pPr>
              <w:pStyle w:val="ListParagraph"/>
              <w:ind w:left="0"/>
              <w:rPr>
                <w:rFonts w:asciiTheme="majorHAnsi" w:eastAsia="Times New Roman" w:hAnsiTheme="majorHAnsi" w:cs="Times New Roman"/>
                <w:b/>
                <w:bCs/>
                <w:kern w:val="0"/>
                <w:sz w:val="20"/>
                <w:szCs w:val="20"/>
                <w:lang/>
                <w14:ligatures w14:val="none"/>
              </w:rPr>
            </w:pPr>
          </w:p>
        </w:tc>
        <w:tc>
          <w:tcPr>
            <w:tcW w:w="7914" w:type="dxa"/>
          </w:tcPr>
          <w:p w14:paraId="21EB8A56" w14:textId="77777777" w:rsidR="00113963" w:rsidRDefault="00113963" w:rsidP="00920AE7">
            <w:pPr>
              <w:pStyle w:val="ListParagraph"/>
              <w:ind w:left="0"/>
              <w:rPr>
                <w:rFonts w:asciiTheme="majorHAnsi" w:hAnsiTheme="majorHAnsi"/>
                <w:b/>
                <w:bCs/>
                <w:sz w:val="20"/>
                <w:szCs w:val="20"/>
              </w:rPr>
            </w:pPr>
          </w:p>
          <w:p w14:paraId="22649DBF" w14:textId="77777777" w:rsidR="00284FC9" w:rsidRPr="00BE32F4" w:rsidRDefault="00284FC9" w:rsidP="00920AE7">
            <w:pPr>
              <w:pStyle w:val="ListParagraph"/>
              <w:ind w:left="0"/>
              <w:rPr>
                <w:rFonts w:asciiTheme="majorHAnsi" w:hAnsiTheme="majorHAnsi"/>
                <w:b/>
                <w:bCs/>
                <w:sz w:val="20"/>
                <w:szCs w:val="20"/>
              </w:rPr>
            </w:pPr>
          </w:p>
        </w:tc>
      </w:tr>
    </w:tbl>
    <w:p w14:paraId="3E71E688" w14:textId="77777777" w:rsidR="00284FC9" w:rsidRDefault="00284FC9" w:rsidP="00113963">
      <w:pPr>
        <w:ind w:left="1440"/>
        <w:rPr>
          <w:sz w:val="22"/>
          <w:szCs w:val="22"/>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6"/>
        <w:gridCol w:w="3665"/>
      </w:tblGrid>
      <w:tr w:rsidR="000A2075" w14:paraId="182CCC8C" w14:textId="77777777" w:rsidTr="00284FC9">
        <w:trPr>
          <w:trHeight w:val="4930"/>
        </w:trPr>
        <w:tc>
          <w:tcPr>
            <w:tcW w:w="6696" w:type="dxa"/>
          </w:tcPr>
          <w:p w14:paraId="1D1A319D" w14:textId="725FEDDA" w:rsidR="00E127D9" w:rsidRDefault="009605B5" w:rsidP="00113963">
            <w:pPr>
              <w:rPr>
                <w:b/>
                <w:bCs/>
                <w:sz w:val="22"/>
                <w:szCs w:val="22"/>
              </w:rPr>
            </w:pPr>
            <w:r w:rsidRPr="009605B5">
              <w:rPr>
                <w:rFonts w:asciiTheme="majorHAnsi" w:hAnsiTheme="majorHAnsi"/>
                <w:noProof/>
                <w:sz w:val="20"/>
                <w:szCs w:val="20"/>
              </w:rPr>
              <w:lastRenderedPageBreak/>
              <w:drawing>
                <wp:inline distT="0" distB="0" distL="0" distR="0" wp14:anchorId="6534CB24" wp14:editId="3450D337">
                  <wp:extent cx="4320540" cy="2872329"/>
                  <wp:effectExtent l="0" t="0" r="3810" b="4445"/>
                  <wp:docPr id="37286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63167" name=""/>
                          <pic:cNvPicPr/>
                        </pic:nvPicPr>
                        <pic:blipFill>
                          <a:blip r:embed="rId48"/>
                          <a:stretch>
                            <a:fillRect/>
                          </a:stretch>
                        </pic:blipFill>
                        <pic:spPr>
                          <a:xfrm>
                            <a:off x="0" y="0"/>
                            <a:ext cx="4361381" cy="2899480"/>
                          </a:xfrm>
                          <a:prstGeom prst="rect">
                            <a:avLst/>
                          </a:prstGeom>
                        </pic:spPr>
                      </pic:pic>
                    </a:graphicData>
                  </a:graphic>
                </wp:inline>
              </w:drawing>
            </w:r>
          </w:p>
        </w:tc>
        <w:tc>
          <w:tcPr>
            <w:tcW w:w="3112" w:type="dxa"/>
          </w:tcPr>
          <w:tbl>
            <w:tblPr>
              <w:tblStyle w:val="TableGrid"/>
              <w:tblpPr w:leftFromText="180" w:rightFromText="180" w:vertAnchor="text" w:horzAnchor="margin" w:tblpY="52"/>
              <w:tblOverlap w:val="never"/>
              <w:tblW w:w="3539" w:type="dxa"/>
              <w:tblLook w:val="04A0" w:firstRow="1" w:lastRow="0" w:firstColumn="1" w:lastColumn="0" w:noHBand="0" w:noVBand="1"/>
            </w:tblPr>
            <w:tblGrid>
              <w:gridCol w:w="1555"/>
              <w:gridCol w:w="1984"/>
            </w:tblGrid>
            <w:tr w:rsidR="006D40B3" w14:paraId="602D63A0" w14:textId="77777777" w:rsidTr="009605B5">
              <w:trPr>
                <w:trHeight w:val="343"/>
              </w:trPr>
              <w:tc>
                <w:tcPr>
                  <w:tcW w:w="1555" w:type="dxa"/>
                </w:tcPr>
                <w:p w14:paraId="70F5CD82" w14:textId="77777777" w:rsidR="00E127D9" w:rsidRDefault="00E127D9" w:rsidP="00E127D9">
                  <w:pPr>
                    <w:rPr>
                      <w:b/>
                      <w:bCs/>
                      <w:sz w:val="28"/>
                      <w:szCs w:val="28"/>
                    </w:rPr>
                  </w:pPr>
                  <w:r>
                    <w:rPr>
                      <w:rFonts w:asciiTheme="majorHAnsi" w:hAnsiTheme="majorHAnsi"/>
                      <w:sz w:val="20"/>
                      <w:szCs w:val="20"/>
                    </w:rPr>
                    <w:t>Top 10 Male words</w:t>
                  </w:r>
                </w:p>
              </w:tc>
              <w:tc>
                <w:tcPr>
                  <w:tcW w:w="1984" w:type="dxa"/>
                </w:tcPr>
                <w:p w14:paraId="20D9D782" w14:textId="77777777" w:rsidR="00E127D9" w:rsidRDefault="00E127D9" w:rsidP="00E127D9">
                  <w:pPr>
                    <w:rPr>
                      <w:b/>
                      <w:bCs/>
                      <w:sz w:val="28"/>
                      <w:szCs w:val="28"/>
                    </w:rPr>
                  </w:pPr>
                  <w:r>
                    <w:rPr>
                      <w:rFonts w:asciiTheme="majorHAnsi" w:hAnsiTheme="majorHAnsi"/>
                      <w:sz w:val="20"/>
                      <w:szCs w:val="20"/>
                    </w:rPr>
                    <w:t>Top 10 Female words</w:t>
                  </w:r>
                </w:p>
              </w:tc>
            </w:tr>
            <w:tr w:rsidR="006D40B3" w14:paraId="2440231A" w14:textId="77777777" w:rsidTr="009605B5">
              <w:trPr>
                <w:trHeight w:val="4169"/>
              </w:trPr>
              <w:tc>
                <w:tcPr>
                  <w:tcW w:w="1555" w:type="dxa"/>
                </w:tcPr>
                <w:p w14:paraId="63715E53" w14:textId="7470B40B" w:rsidR="009605B5" w:rsidRPr="009605B5" w:rsidRDefault="009605B5" w:rsidP="009605B5">
                  <w:pPr>
                    <w:rPr>
                      <w:rFonts w:asciiTheme="majorHAnsi" w:hAnsiTheme="majorHAnsi"/>
                      <w:sz w:val="18"/>
                      <w:szCs w:val="18"/>
                    </w:rPr>
                  </w:pPr>
                  <w:r w:rsidRPr="009605B5">
                    <w:rPr>
                      <w:rFonts w:asciiTheme="majorHAnsi" w:hAnsiTheme="majorHAnsi"/>
                      <w:sz w:val="18"/>
                      <w:szCs w:val="18"/>
                    </w:rPr>
                    <w:t>('their', 14.6906762877)</w:t>
                  </w:r>
                </w:p>
                <w:p w14:paraId="0F3C7D08" w14:textId="45CE01A2" w:rsidR="009605B5" w:rsidRPr="009605B5" w:rsidRDefault="009605B5" w:rsidP="009605B5">
                  <w:pPr>
                    <w:rPr>
                      <w:rFonts w:asciiTheme="majorHAnsi" w:hAnsiTheme="majorHAnsi"/>
                      <w:sz w:val="18"/>
                      <w:szCs w:val="18"/>
                    </w:rPr>
                  </w:pPr>
                  <w:r w:rsidRPr="009605B5">
                    <w:rPr>
                      <w:rFonts w:asciiTheme="majorHAnsi" w:hAnsiTheme="majorHAnsi"/>
                      <w:sz w:val="18"/>
                      <w:szCs w:val="18"/>
                    </w:rPr>
                    <w:t>('also', 1.47572660242)</w:t>
                  </w:r>
                </w:p>
                <w:p w14:paraId="1E955E72" w14:textId="6F0329A6" w:rsidR="009605B5" w:rsidRPr="009605B5" w:rsidRDefault="009605B5" w:rsidP="009605B5">
                  <w:pPr>
                    <w:rPr>
                      <w:rFonts w:asciiTheme="majorHAnsi" w:hAnsiTheme="majorHAnsi"/>
                      <w:sz w:val="18"/>
                      <w:szCs w:val="18"/>
                    </w:rPr>
                  </w:pPr>
                  <w:r w:rsidRPr="009605B5">
                    <w:rPr>
                      <w:rFonts w:asciiTheme="majorHAnsi" w:hAnsiTheme="majorHAnsi"/>
                      <w:sz w:val="18"/>
                      <w:szCs w:val="18"/>
                    </w:rPr>
                    <w:t>('with', 1.1655265219</w:t>
                  </w:r>
                  <w:r>
                    <w:rPr>
                      <w:rFonts w:asciiTheme="majorHAnsi" w:hAnsiTheme="majorHAnsi"/>
                      <w:sz w:val="18"/>
                      <w:szCs w:val="18"/>
                    </w:rPr>
                    <w:t>)</w:t>
                  </w:r>
                </w:p>
                <w:p w14:paraId="6354FA47" w14:textId="131B175A" w:rsidR="009605B5" w:rsidRPr="009605B5" w:rsidRDefault="009605B5" w:rsidP="009605B5">
                  <w:pPr>
                    <w:rPr>
                      <w:rFonts w:asciiTheme="majorHAnsi" w:hAnsiTheme="majorHAnsi"/>
                      <w:sz w:val="18"/>
                      <w:szCs w:val="18"/>
                    </w:rPr>
                  </w:pPr>
                  <w:r w:rsidRPr="009605B5">
                    <w:rPr>
                      <w:rFonts w:asciiTheme="majorHAnsi" w:hAnsiTheme="majorHAnsi"/>
                      <w:sz w:val="18"/>
                      <w:szCs w:val="18"/>
                    </w:rPr>
                    <w:t>('mr', 1.1490734879)</w:t>
                  </w:r>
                </w:p>
                <w:p w14:paraId="4E125ED8" w14:textId="33DED4A6" w:rsidR="009605B5" w:rsidRPr="009605B5" w:rsidRDefault="009605B5" w:rsidP="009605B5">
                  <w:pPr>
                    <w:rPr>
                      <w:rFonts w:asciiTheme="majorHAnsi" w:hAnsiTheme="majorHAnsi"/>
                      <w:sz w:val="18"/>
                      <w:szCs w:val="18"/>
                    </w:rPr>
                  </w:pPr>
                  <w:r w:rsidRPr="009605B5">
                    <w:rPr>
                      <w:rFonts w:asciiTheme="majorHAnsi" w:hAnsiTheme="majorHAnsi"/>
                      <w:sz w:val="18"/>
                      <w:szCs w:val="18"/>
                    </w:rPr>
                    <w:t>('firm', 0.96374543498)</w:t>
                  </w:r>
                </w:p>
                <w:p w14:paraId="31CD5145" w14:textId="7C83B77E" w:rsidR="009605B5" w:rsidRPr="009605B5" w:rsidRDefault="009605B5" w:rsidP="009605B5">
                  <w:pPr>
                    <w:rPr>
                      <w:rFonts w:asciiTheme="majorHAnsi" w:hAnsiTheme="majorHAnsi"/>
                      <w:sz w:val="18"/>
                      <w:szCs w:val="18"/>
                    </w:rPr>
                  </w:pPr>
                  <w:r w:rsidRPr="009605B5">
                    <w:rPr>
                      <w:rFonts w:asciiTheme="majorHAnsi" w:hAnsiTheme="majorHAnsi"/>
                      <w:sz w:val="18"/>
                      <w:szCs w:val="18"/>
                    </w:rPr>
                    <w:t>('been', 0.81750617225)</w:t>
                  </w:r>
                </w:p>
                <w:p w14:paraId="2CB3A4E0" w14:textId="4DEB8A6F" w:rsidR="009605B5" w:rsidRPr="009605B5" w:rsidRDefault="009605B5" w:rsidP="009605B5">
                  <w:pPr>
                    <w:rPr>
                      <w:rFonts w:asciiTheme="majorHAnsi" w:hAnsiTheme="majorHAnsi"/>
                      <w:sz w:val="18"/>
                      <w:szCs w:val="18"/>
                    </w:rPr>
                  </w:pPr>
                  <w:r w:rsidRPr="009605B5">
                    <w:rPr>
                      <w:rFonts w:asciiTheme="majorHAnsi" w:hAnsiTheme="majorHAnsi"/>
                      <w:sz w:val="18"/>
                      <w:szCs w:val="18"/>
                    </w:rPr>
                    <w:t>('member', 0.68123684162)</w:t>
                  </w:r>
                </w:p>
                <w:p w14:paraId="02C8F2EE" w14:textId="79608E50" w:rsidR="009605B5" w:rsidRPr="009605B5" w:rsidRDefault="009605B5" w:rsidP="009605B5">
                  <w:pPr>
                    <w:rPr>
                      <w:rFonts w:asciiTheme="majorHAnsi" w:hAnsiTheme="majorHAnsi"/>
                      <w:sz w:val="18"/>
                      <w:szCs w:val="18"/>
                    </w:rPr>
                  </w:pPr>
                  <w:r w:rsidRPr="009605B5">
                    <w:rPr>
                      <w:rFonts w:asciiTheme="majorHAnsi" w:hAnsiTheme="majorHAnsi"/>
                      <w:sz w:val="18"/>
                      <w:szCs w:val="18"/>
                    </w:rPr>
                    <w:t>('chief', 0.68081897801)</w:t>
                  </w:r>
                </w:p>
                <w:p w14:paraId="721C47DC" w14:textId="6CE694D5" w:rsidR="009605B5" w:rsidRPr="009605B5" w:rsidRDefault="009605B5" w:rsidP="009605B5">
                  <w:pPr>
                    <w:rPr>
                      <w:rFonts w:asciiTheme="majorHAnsi" w:hAnsiTheme="majorHAnsi"/>
                      <w:sz w:val="18"/>
                      <w:szCs w:val="18"/>
                    </w:rPr>
                  </w:pPr>
                  <w:r w:rsidRPr="009605B5">
                    <w:rPr>
                      <w:rFonts w:asciiTheme="majorHAnsi" w:hAnsiTheme="majorHAnsi"/>
                      <w:sz w:val="18"/>
                      <w:szCs w:val="18"/>
                    </w:rPr>
                    <w:t>('led', 0.64416844677)</w:t>
                  </w:r>
                </w:p>
                <w:p w14:paraId="12FF81B9" w14:textId="0D820EB2" w:rsidR="00E127D9" w:rsidRPr="00D82313" w:rsidRDefault="009605B5" w:rsidP="009605B5">
                  <w:pPr>
                    <w:rPr>
                      <w:rFonts w:asciiTheme="majorHAnsi" w:hAnsiTheme="majorHAnsi"/>
                      <w:sz w:val="18"/>
                      <w:szCs w:val="18"/>
                    </w:rPr>
                  </w:pPr>
                  <w:r w:rsidRPr="009605B5">
                    <w:rPr>
                      <w:rFonts w:asciiTheme="majorHAnsi" w:hAnsiTheme="majorHAnsi"/>
                      <w:sz w:val="18"/>
                      <w:szCs w:val="18"/>
                    </w:rPr>
                    <w:t>('joined', 0.60580479599)</w:t>
                  </w:r>
                </w:p>
              </w:tc>
              <w:tc>
                <w:tcPr>
                  <w:tcW w:w="1984" w:type="dxa"/>
                </w:tcPr>
                <w:p w14:paraId="63BE1BA2" w14:textId="43A85E87" w:rsidR="009605B5" w:rsidRPr="009605B5" w:rsidRDefault="009605B5" w:rsidP="009605B5">
                  <w:pPr>
                    <w:rPr>
                      <w:rFonts w:asciiTheme="majorHAnsi" w:hAnsiTheme="majorHAnsi"/>
                      <w:sz w:val="18"/>
                      <w:szCs w:val="18"/>
                    </w:rPr>
                  </w:pPr>
                  <w:r w:rsidRPr="009605B5">
                    <w:rPr>
                      <w:rFonts w:asciiTheme="majorHAnsi" w:hAnsiTheme="majorHAnsi"/>
                      <w:sz w:val="18"/>
                      <w:szCs w:val="18"/>
                    </w:rPr>
                    <w:t>('them', -12.4820850622)</w:t>
                  </w:r>
                </w:p>
                <w:p w14:paraId="0F371173" w14:textId="7903F97D" w:rsidR="009605B5" w:rsidRPr="009605B5" w:rsidRDefault="009605B5" w:rsidP="009605B5">
                  <w:pPr>
                    <w:rPr>
                      <w:rFonts w:asciiTheme="majorHAnsi" w:hAnsiTheme="majorHAnsi"/>
                      <w:sz w:val="18"/>
                      <w:szCs w:val="18"/>
                    </w:rPr>
                  </w:pPr>
                  <w:r w:rsidRPr="009605B5">
                    <w:rPr>
                      <w:rFonts w:asciiTheme="majorHAnsi" w:hAnsiTheme="majorHAnsi"/>
                      <w:sz w:val="18"/>
                      <w:szCs w:val="18"/>
                    </w:rPr>
                    <w:t>('they', -6.3435352564)</w:t>
                  </w:r>
                </w:p>
                <w:p w14:paraId="4EA520AC" w14:textId="25FA6128" w:rsidR="009605B5" w:rsidRPr="009605B5" w:rsidRDefault="009605B5" w:rsidP="009605B5">
                  <w:pPr>
                    <w:rPr>
                      <w:rFonts w:asciiTheme="majorHAnsi" w:hAnsiTheme="majorHAnsi"/>
                      <w:sz w:val="18"/>
                      <w:szCs w:val="18"/>
                    </w:rPr>
                  </w:pPr>
                  <w:r w:rsidRPr="009605B5">
                    <w:rPr>
                      <w:rFonts w:asciiTheme="majorHAnsi" w:hAnsiTheme="majorHAnsi"/>
                      <w:sz w:val="18"/>
                      <w:szCs w:val="18"/>
                    </w:rPr>
                    <w:t>('cpas', -2.17668464134)</w:t>
                  </w:r>
                </w:p>
                <w:p w14:paraId="2FE353A8" w14:textId="025DF588" w:rsidR="009605B5" w:rsidRPr="009605B5" w:rsidRDefault="009605B5" w:rsidP="009605B5">
                  <w:pPr>
                    <w:rPr>
                      <w:rFonts w:asciiTheme="majorHAnsi" w:hAnsiTheme="majorHAnsi"/>
                      <w:sz w:val="18"/>
                      <w:szCs w:val="18"/>
                    </w:rPr>
                  </w:pPr>
                  <w:r w:rsidRPr="009605B5">
                    <w:rPr>
                      <w:rFonts w:asciiTheme="majorHAnsi" w:hAnsiTheme="majorHAnsi"/>
                      <w:sz w:val="18"/>
                      <w:szCs w:val="18"/>
                    </w:rPr>
                    <w:t>('ms', -1.648035163)</w:t>
                  </w:r>
                </w:p>
                <w:p w14:paraId="3F0D2075" w14:textId="155F5FAE" w:rsidR="009605B5" w:rsidRPr="009605B5" w:rsidRDefault="009605B5" w:rsidP="009605B5">
                  <w:pPr>
                    <w:rPr>
                      <w:rFonts w:asciiTheme="majorHAnsi" w:hAnsiTheme="majorHAnsi"/>
                      <w:sz w:val="18"/>
                      <w:szCs w:val="18"/>
                    </w:rPr>
                  </w:pPr>
                  <w:r w:rsidRPr="009605B5">
                    <w:rPr>
                      <w:rFonts w:asciiTheme="majorHAnsi" w:hAnsiTheme="majorHAnsi"/>
                      <w:sz w:val="18"/>
                      <w:szCs w:val="18"/>
                    </w:rPr>
                    <w:t>('catherine', -0.81104826285)</w:t>
                  </w:r>
                </w:p>
                <w:p w14:paraId="75A30CD4" w14:textId="4E980295" w:rsidR="009605B5" w:rsidRPr="009605B5" w:rsidRDefault="009605B5" w:rsidP="009605B5">
                  <w:pPr>
                    <w:rPr>
                      <w:rFonts w:asciiTheme="majorHAnsi" w:hAnsiTheme="majorHAnsi"/>
                      <w:sz w:val="18"/>
                      <w:szCs w:val="18"/>
                    </w:rPr>
                  </w:pPr>
                  <w:r w:rsidRPr="009605B5">
                    <w:rPr>
                      <w:rFonts w:asciiTheme="majorHAnsi" w:hAnsiTheme="majorHAnsi"/>
                      <w:sz w:val="18"/>
                      <w:szCs w:val="18"/>
                    </w:rPr>
                    <w:t>('lisazamparo', -0.78613007418)</w:t>
                  </w:r>
                </w:p>
                <w:p w14:paraId="0B30298A" w14:textId="58D6855E" w:rsidR="009605B5" w:rsidRPr="009605B5" w:rsidRDefault="009605B5" w:rsidP="009605B5">
                  <w:pPr>
                    <w:rPr>
                      <w:rFonts w:asciiTheme="majorHAnsi" w:hAnsiTheme="majorHAnsi"/>
                      <w:sz w:val="18"/>
                      <w:szCs w:val="18"/>
                    </w:rPr>
                  </w:pPr>
                  <w:r w:rsidRPr="009605B5">
                    <w:rPr>
                      <w:rFonts w:asciiTheme="majorHAnsi" w:hAnsiTheme="majorHAnsi"/>
                      <w:sz w:val="18"/>
                      <w:szCs w:val="18"/>
                    </w:rPr>
                    <w:t>('johanna', -0.77123226101)</w:t>
                  </w:r>
                </w:p>
                <w:p w14:paraId="51B644CF" w14:textId="5701EB6D" w:rsidR="009605B5" w:rsidRPr="009605B5" w:rsidRDefault="009605B5" w:rsidP="009605B5">
                  <w:pPr>
                    <w:rPr>
                      <w:rFonts w:asciiTheme="majorHAnsi" w:hAnsiTheme="majorHAnsi"/>
                      <w:sz w:val="18"/>
                      <w:szCs w:val="18"/>
                    </w:rPr>
                  </w:pPr>
                  <w:r w:rsidRPr="009605B5">
                    <w:rPr>
                      <w:rFonts w:asciiTheme="majorHAnsi" w:hAnsiTheme="majorHAnsi"/>
                      <w:sz w:val="18"/>
                      <w:szCs w:val="18"/>
                    </w:rPr>
                    <w:t>('eithne', -0.71688879392)</w:t>
                  </w:r>
                </w:p>
                <w:p w14:paraId="587AA372" w14:textId="0F8077AF" w:rsidR="009605B5" w:rsidRPr="009605B5" w:rsidRDefault="009605B5" w:rsidP="009605B5">
                  <w:pPr>
                    <w:rPr>
                      <w:rFonts w:asciiTheme="majorHAnsi" w:hAnsiTheme="majorHAnsi"/>
                      <w:sz w:val="18"/>
                      <w:szCs w:val="18"/>
                    </w:rPr>
                  </w:pPr>
                  <w:r w:rsidRPr="009605B5">
                    <w:rPr>
                      <w:rFonts w:asciiTheme="majorHAnsi" w:hAnsiTheme="majorHAnsi"/>
                      <w:sz w:val="18"/>
                      <w:szCs w:val="18"/>
                    </w:rPr>
                    <w:t>('mrs', -0.68312876278)</w:t>
                  </w:r>
                </w:p>
                <w:p w14:paraId="51938AC9" w14:textId="438B965E" w:rsidR="00E127D9" w:rsidRDefault="009605B5" w:rsidP="009605B5">
                  <w:pPr>
                    <w:rPr>
                      <w:b/>
                      <w:bCs/>
                      <w:sz w:val="28"/>
                      <w:szCs w:val="28"/>
                    </w:rPr>
                  </w:pPr>
                  <w:r w:rsidRPr="009605B5">
                    <w:rPr>
                      <w:rFonts w:asciiTheme="majorHAnsi" w:hAnsiTheme="majorHAnsi"/>
                      <w:sz w:val="18"/>
                      <w:szCs w:val="18"/>
                    </w:rPr>
                    <w:t>('husband', -0.60467560403)</w:t>
                  </w:r>
                </w:p>
              </w:tc>
            </w:tr>
          </w:tbl>
          <w:p w14:paraId="10EE11C7" w14:textId="77777777" w:rsidR="00E127D9" w:rsidRDefault="00E127D9" w:rsidP="00113963">
            <w:pPr>
              <w:rPr>
                <w:b/>
                <w:bCs/>
                <w:sz w:val="22"/>
                <w:szCs w:val="22"/>
              </w:rPr>
            </w:pPr>
          </w:p>
        </w:tc>
      </w:tr>
      <w:tr w:rsidR="000A2075" w14:paraId="3DA16733" w14:textId="77777777" w:rsidTr="00E127D9">
        <w:tc>
          <w:tcPr>
            <w:tcW w:w="6696" w:type="dxa"/>
          </w:tcPr>
          <w:p w14:paraId="04F5E29A" w14:textId="77777777" w:rsidR="00E127D9" w:rsidRDefault="00E127D9" w:rsidP="00E127D9">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14</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Names and Pronouns</w:t>
            </w:r>
          </w:p>
          <w:p w14:paraId="09AFD4C1" w14:textId="77777777" w:rsidR="00E127D9" w:rsidRDefault="00E127D9" w:rsidP="00E127D9">
            <w:pPr>
              <w:rPr>
                <w:b/>
                <w:bCs/>
                <w:sz w:val="22"/>
                <w:szCs w:val="22"/>
              </w:rPr>
            </w:pPr>
          </w:p>
        </w:tc>
        <w:tc>
          <w:tcPr>
            <w:tcW w:w="3112" w:type="dxa"/>
          </w:tcPr>
          <w:p w14:paraId="3981A4F0" w14:textId="58399248" w:rsidR="00E127D9" w:rsidRDefault="00E127D9" w:rsidP="00E127D9">
            <w:pPr>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15</w:t>
            </w:r>
            <w:r w:rsidRPr="00791FD2">
              <w:rPr>
                <w:rFonts w:asciiTheme="majorHAnsi" w:hAnsiTheme="majorHAnsi"/>
                <w:b/>
                <w:bCs/>
                <w:sz w:val="20"/>
                <w:szCs w:val="20"/>
              </w:rPr>
              <w:t>:</w:t>
            </w:r>
            <w:r w:rsidRPr="00791FD2">
              <w:rPr>
                <w:sz w:val="22"/>
                <w:szCs w:val="22"/>
              </w:rPr>
              <w:t xml:space="preserve"> </w:t>
            </w:r>
            <w:commentRangeStart w:id="79"/>
            <w:r w:rsidRPr="00791FD2">
              <w:rPr>
                <w:rFonts w:asciiTheme="majorHAnsi" w:hAnsiTheme="majorHAnsi"/>
                <w:sz w:val="20"/>
                <w:szCs w:val="20"/>
              </w:rPr>
              <w:t>List of top 10 Gender words</w:t>
            </w:r>
            <w:r>
              <w:rPr>
                <w:rFonts w:asciiTheme="majorHAnsi" w:hAnsiTheme="majorHAnsi"/>
                <w:sz w:val="20"/>
                <w:szCs w:val="20"/>
              </w:rPr>
              <w:t>) with Masking Names and pronouns</w:t>
            </w:r>
            <w:commentRangeEnd w:id="79"/>
            <w:r w:rsidR="00420090">
              <w:rPr>
                <w:rStyle w:val="CommentReference"/>
                <w:b/>
                <w:bCs/>
                <w:sz w:val="22"/>
                <w:szCs w:val="22"/>
              </w:rPr>
              <w:commentReference w:id="79"/>
            </w:r>
          </w:p>
        </w:tc>
      </w:tr>
    </w:tbl>
    <w:p w14:paraId="0322D3BF" w14:textId="77777777" w:rsidR="00E127D9" w:rsidRPr="00113963" w:rsidRDefault="00E127D9" w:rsidP="00113963">
      <w:pPr>
        <w:ind w:left="1440"/>
        <w:rPr>
          <w:b/>
          <w:bCs/>
          <w:sz w:val="22"/>
          <w:szCs w:val="22"/>
        </w:rPr>
      </w:pPr>
    </w:p>
    <w:p w14:paraId="50695834" w14:textId="74699083" w:rsidR="00312B4E" w:rsidRPr="00312B4E" w:rsidRDefault="00DF58FF" w:rsidP="00281416">
      <w:pPr>
        <w:pStyle w:val="ListParagraph"/>
        <w:numPr>
          <w:ilvl w:val="2"/>
          <w:numId w:val="88"/>
        </w:numPr>
        <w:rPr>
          <w:b/>
          <w:bCs/>
          <w:sz w:val="22"/>
          <w:szCs w:val="22"/>
        </w:rPr>
      </w:pPr>
      <w:r w:rsidRPr="00312B4E">
        <w:rPr>
          <w:b/>
          <w:bCs/>
          <w:sz w:val="22"/>
          <w:szCs w:val="22"/>
        </w:rPr>
        <w:t xml:space="preserve">Gender Classifier with </w:t>
      </w:r>
      <w:r w:rsidR="005623E5" w:rsidRPr="00312B4E">
        <w:rPr>
          <w:b/>
          <w:bCs/>
          <w:sz w:val="22"/>
          <w:szCs w:val="22"/>
        </w:rPr>
        <w:t>m</w:t>
      </w:r>
      <w:r w:rsidRPr="00312B4E">
        <w:rPr>
          <w:b/>
          <w:bCs/>
          <w:sz w:val="22"/>
          <w:szCs w:val="22"/>
        </w:rPr>
        <w:t>asking Social and Workplace roles:</w:t>
      </w:r>
    </w:p>
    <w:p w14:paraId="1FCED437" w14:textId="5D5462C8" w:rsidR="007501CC" w:rsidRDefault="00DD1C72" w:rsidP="00A77B23">
      <w:pPr>
        <w:ind w:left="568"/>
        <w:rPr>
          <w:b/>
          <w:bCs/>
          <w:sz w:val="22"/>
          <w:szCs w:val="22"/>
        </w:rPr>
      </w:pPr>
      <w:commentRangeStart w:id="80"/>
      <w:r w:rsidRPr="00312B4E">
        <w:rPr>
          <w:sz w:val="22"/>
          <w:szCs w:val="22"/>
        </w:rPr>
        <w:t>Figure 15 shows a curated list of proxy gendered terms categorized by perceived gender associations used for Gender Classification task with Masking Social and Workplace roles (Accountant</w:t>
      </w:r>
      <w:commentRangeEnd w:id="80"/>
      <w:r w:rsidR="007769B9" w:rsidRPr="00312B4E">
        <w:rPr>
          <w:rStyle w:val="CommentReference"/>
          <w:sz w:val="22"/>
          <w:szCs w:val="22"/>
        </w:rPr>
        <w:commentReference w:id="80"/>
      </w:r>
      <w:r w:rsidRPr="00312B4E">
        <w:rPr>
          <w:sz w:val="22"/>
          <w:szCs w:val="22"/>
        </w:rPr>
        <w:t>). The words — such as "</w:t>
      </w:r>
      <w:r w:rsidR="00887D49" w:rsidRPr="00312B4E">
        <w:rPr>
          <w:sz w:val="22"/>
          <w:szCs w:val="22"/>
        </w:rPr>
        <w:t>husband</w:t>
      </w:r>
      <w:r w:rsidRPr="00312B4E">
        <w:rPr>
          <w:sz w:val="22"/>
          <w:szCs w:val="22"/>
        </w:rPr>
        <w:t>," "executive," and "investor" for males, and "wife," "mother," and "support" for females — reflect social, familial, and workplace roles that often carry gender-coded connotations. These proxy terms were systematically replaced with neutral alternatives like "</w:t>
      </w:r>
      <w:r w:rsidR="00887D49" w:rsidRPr="00312B4E">
        <w:rPr>
          <w:sz w:val="22"/>
          <w:szCs w:val="22"/>
        </w:rPr>
        <w:t xml:space="preserve">  </w:t>
      </w:r>
      <w:r w:rsidRPr="00312B4E">
        <w:rPr>
          <w:sz w:val="22"/>
          <w:szCs w:val="22"/>
        </w:rPr>
        <w:t xml:space="preserve">" to minimize gender bias during model training. </w:t>
      </w:r>
      <w:r w:rsidR="007501CC" w:rsidRPr="001F7912">
        <w:rPr>
          <w:sz w:val="22"/>
          <w:szCs w:val="22"/>
        </w:rPr>
        <w:t xml:space="preserve">To enhance the quality of text for modeling, </w:t>
      </w:r>
      <w:commentRangeStart w:id="81"/>
      <w:r w:rsidR="007501CC" w:rsidRPr="001F7912">
        <w:rPr>
          <w:sz w:val="22"/>
          <w:szCs w:val="22"/>
        </w:rPr>
        <w:t xml:space="preserve">a manual list of stop words was used </w:t>
      </w:r>
      <w:commentRangeEnd w:id="81"/>
      <w:r w:rsidR="00420090" w:rsidRPr="001F7912">
        <w:rPr>
          <w:rStyle w:val="CommentReference"/>
          <w:sz w:val="22"/>
          <w:szCs w:val="22"/>
        </w:rPr>
        <w:commentReference w:id="81"/>
      </w:r>
      <w:r w:rsidR="007501CC" w:rsidRPr="001F7912">
        <w:rPr>
          <w:sz w:val="22"/>
          <w:szCs w:val="22"/>
        </w:rPr>
        <w:t xml:space="preserve">for filtering. These words are typically non-informative for tasks like classification or text generation. The following stop words were removed from dataset: </w:t>
      </w:r>
    </w:p>
    <w:p w14:paraId="4387B1A4" w14:textId="77777777" w:rsidR="00582D4F" w:rsidRDefault="007501CC" w:rsidP="00A77B23">
      <w:pPr>
        <w:ind w:left="568"/>
        <w:rPr>
          <w:b/>
          <w:bCs/>
          <w:sz w:val="22"/>
          <w:szCs w:val="22"/>
        </w:rPr>
      </w:pPr>
      <w:r w:rsidRPr="001F7912">
        <w:rPr>
          <w:sz w:val="22"/>
          <w:szCs w:val="22"/>
        </w:rPr>
        <w:t>["the", "a", "an", "an</w:t>
      </w:r>
      <w:r>
        <w:rPr>
          <w:sz w:val="22"/>
          <w:szCs w:val="22"/>
        </w:rPr>
        <w:t>d</w:t>
      </w:r>
      <w:r w:rsidRPr="001F7912">
        <w:rPr>
          <w:sz w:val="22"/>
          <w:szCs w:val="22"/>
        </w:rPr>
        <w:t>", "their", "they", "them", "has", "of", "to", "in", "as", "is", "was", "were", "are", "for"</w:t>
      </w:r>
    </w:p>
    <w:p w14:paraId="1B55F466" w14:textId="67C9CB43" w:rsidR="00DD1C72" w:rsidRPr="00582D4F" w:rsidRDefault="00DD1C72" w:rsidP="00A77B23">
      <w:pPr>
        <w:ind w:left="568"/>
        <w:rPr>
          <w:b/>
          <w:bCs/>
          <w:sz w:val="22"/>
          <w:szCs w:val="22"/>
        </w:rPr>
      </w:pPr>
      <w:r w:rsidRPr="00582D4F">
        <w:rPr>
          <w:sz w:val="22"/>
          <w:szCs w:val="22"/>
        </w:rPr>
        <w:t>Figure 16 displays a confusion matrix highlighting the model’s performance after applying both name and pronoun masking as part of the gender de-biasing process. The matrix reveals that the model correctly identified 1</w:t>
      </w:r>
      <w:r w:rsidR="00887D49" w:rsidRPr="00582D4F">
        <w:rPr>
          <w:sz w:val="22"/>
          <w:szCs w:val="22"/>
        </w:rPr>
        <w:t>06</w:t>
      </w:r>
      <w:r w:rsidRPr="00582D4F">
        <w:rPr>
          <w:sz w:val="22"/>
          <w:szCs w:val="22"/>
        </w:rPr>
        <w:t xml:space="preserve"> instances as class 1 (likely "Male") and </w:t>
      </w:r>
      <w:r w:rsidR="00887D49" w:rsidRPr="00582D4F">
        <w:rPr>
          <w:sz w:val="22"/>
          <w:szCs w:val="22"/>
        </w:rPr>
        <w:t>49</w:t>
      </w:r>
      <w:r w:rsidRPr="00582D4F">
        <w:rPr>
          <w:sz w:val="22"/>
          <w:szCs w:val="22"/>
        </w:rPr>
        <w:t xml:space="preserve"> instances as class 0 (likely "Female"), while it misclassified </w:t>
      </w:r>
      <w:r w:rsidR="00887D49" w:rsidRPr="00582D4F">
        <w:rPr>
          <w:sz w:val="22"/>
          <w:szCs w:val="22"/>
        </w:rPr>
        <w:t>30</w:t>
      </w:r>
      <w:r w:rsidRPr="00582D4F">
        <w:rPr>
          <w:sz w:val="22"/>
          <w:szCs w:val="22"/>
        </w:rPr>
        <w:t xml:space="preserve"> female samples and only </w:t>
      </w:r>
      <w:r w:rsidR="00887D49" w:rsidRPr="00582D4F">
        <w:rPr>
          <w:sz w:val="22"/>
          <w:szCs w:val="22"/>
        </w:rPr>
        <w:t>15</w:t>
      </w:r>
      <w:r w:rsidRPr="00582D4F">
        <w:rPr>
          <w:sz w:val="22"/>
          <w:szCs w:val="22"/>
        </w:rPr>
        <w:t xml:space="preserve"> male samples. This suggests a relatively strong predictive performance post-masking, with a notable reduction in false positives for male-labeled samples, indicating improved balance in gender classification accuracy.</w:t>
      </w:r>
    </w:p>
    <w:tbl>
      <w:tblPr>
        <w:tblStyle w:val="TableGrid"/>
        <w:tblW w:w="10186" w:type="dxa"/>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1"/>
        <w:gridCol w:w="7075"/>
      </w:tblGrid>
      <w:tr w:rsidR="000B2715" w14:paraId="34CD9BB6" w14:textId="77777777" w:rsidTr="00F12BE0">
        <w:trPr>
          <w:trHeight w:val="6304"/>
        </w:trPr>
        <w:tc>
          <w:tcPr>
            <w:tcW w:w="3111" w:type="dxa"/>
          </w:tcPr>
          <w:p w14:paraId="42129347" w14:textId="2745D8D4" w:rsidR="001E18DB" w:rsidRDefault="00CC05B4" w:rsidP="00A36060">
            <w:pPr>
              <w:pStyle w:val="ListParagraph"/>
              <w:ind w:left="0"/>
              <w:rPr>
                <w:sz w:val="22"/>
                <w:szCs w:val="22"/>
              </w:rPr>
            </w:pPr>
            <w:r w:rsidRPr="00CC05B4">
              <w:rPr>
                <w:noProof/>
              </w:rPr>
              <w:lastRenderedPageBreak/>
              <w:drawing>
                <wp:inline distT="0" distB="0" distL="0" distR="0" wp14:anchorId="3D9C1488" wp14:editId="1F242F50">
                  <wp:extent cx="1673322" cy="3922395"/>
                  <wp:effectExtent l="0" t="0" r="3175" b="1905"/>
                  <wp:docPr id="66365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54968" name=""/>
                          <pic:cNvPicPr/>
                        </pic:nvPicPr>
                        <pic:blipFill>
                          <a:blip r:embed="rId49"/>
                          <a:stretch>
                            <a:fillRect/>
                          </a:stretch>
                        </pic:blipFill>
                        <pic:spPr>
                          <a:xfrm>
                            <a:off x="0" y="0"/>
                            <a:ext cx="1704008" cy="3994325"/>
                          </a:xfrm>
                          <a:prstGeom prst="rect">
                            <a:avLst/>
                          </a:prstGeom>
                        </pic:spPr>
                      </pic:pic>
                    </a:graphicData>
                  </a:graphic>
                </wp:inline>
              </w:drawing>
            </w:r>
          </w:p>
        </w:tc>
        <w:tc>
          <w:tcPr>
            <w:tcW w:w="7075" w:type="dxa"/>
          </w:tcPr>
          <w:p w14:paraId="39769899" w14:textId="77777777" w:rsidR="001E18DB" w:rsidRDefault="001E18DB" w:rsidP="00A36060">
            <w:pPr>
              <w:pStyle w:val="ListParagraph"/>
              <w:ind w:left="0"/>
              <w:rPr>
                <w:noProof/>
              </w:rPr>
            </w:pPr>
          </w:p>
          <w:p w14:paraId="5A520B89" w14:textId="77777777" w:rsidR="001E18DB" w:rsidRDefault="001E18DB" w:rsidP="00A36060">
            <w:pPr>
              <w:pStyle w:val="ListParagraph"/>
              <w:ind w:left="0"/>
              <w:rPr>
                <w:noProof/>
              </w:rPr>
            </w:pPr>
          </w:p>
          <w:p w14:paraId="1E141CC0" w14:textId="77777777" w:rsidR="001E18DB" w:rsidRDefault="001E18DB" w:rsidP="00A36060">
            <w:pPr>
              <w:pStyle w:val="ListParagraph"/>
              <w:ind w:left="0"/>
              <w:rPr>
                <w:noProof/>
              </w:rPr>
            </w:pPr>
          </w:p>
          <w:p w14:paraId="281D5314" w14:textId="77777777" w:rsidR="005649E7" w:rsidRDefault="005649E7" w:rsidP="00A36060">
            <w:pPr>
              <w:pStyle w:val="ListParagraph"/>
              <w:ind w:left="0"/>
              <w:rPr>
                <w:noProof/>
              </w:rPr>
            </w:pPr>
          </w:p>
          <w:p w14:paraId="5DA8EE5F" w14:textId="4A37D3A6" w:rsidR="001E18DB" w:rsidRPr="00F12BE0" w:rsidRDefault="00582D4F" w:rsidP="00A36060">
            <w:pPr>
              <w:pStyle w:val="ListParagraph"/>
              <w:ind w:left="0"/>
              <w:rPr>
                <w:noProof/>
              </w:rPr>
            </w:pPr>
            <w:r w:rsidRPr="00CC05B4">
              <w:rPr>
                <w:noProof/>
              </w:rPr>
              <w:drawing>
                <wp:inline distT="0" distB="0" distL="0" distR="0" wp14:anchorId="5CDCCE68" wp14:editId="036FC062">
                  <wp:extent cx="3959204" cy="3162050"/>
                  <wp:effectExtent l="0" t="0" r="3810" b="635"/>
                  <wp:docPr id="45774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3449" name=""/>
                          <pic:cNvPicPr/>
                        </pic:nvPicPr>
                        <pic:blipFill>
                          <a:blip r:embed="rId50"/>
                          <a:stretch>
                            <a:fillRect/>
                          </a:stretch>
                        </pic:blipFill>
                        <pic:spPr>
                          <a:xfrm>
                            <a:off x="0" y="0"/>
                            <a:ext cx="3980288" cy="3178889"/>
                          </a:xfrm>
                          <a:prstGeom prst="rect">
                            <a:avLst/>
                          </a:prstGeom>
                        </pic:spPr>
                      </pic:pic>
                    </a:graphicData>
                  </a:graphic>
                </wp:inline>
              </w:drawing>
            </w:r>
          </w:p>
        </w:tc>
      </w:tr>
      <w:tr w:rsidR="000B2715" w14:paraId="7E2182EC" w14:textId="77777777" w:rsidTr="00F12BE0">
        <w:trPr>
          <w:trHeight w:val="232"/>
        </w:trPr>
        <w:tc>
          <w:tcPr>
            <w:tcW w:w="3111" w:type="dxa"/>
          </w:tcPr>
          <w:p w14:paraId="4EDB6FDB" w14:textId="5AE9C9F7" w:rsidR="001E18DB" w:rsidRDefault="001E18DB" w:rsidP="00A36060">
            <w:pPr>
              <w:pStyle w:val="ListParagraph"/>
              <w:ind w:left="0"/>
              <w:rPr>
                <w:sz w:val="22"/>
                <w:szCs w:val="22"/>
              </w:rPr>
            </w:pPr>
            <w:r w:rsidRPr="00350D29">
              <w:rPr>
                <w:rFonts w:asciiTheme="majorHAnsi" w:eastAsia="Times New Roman" w:hAnsiTheme="majorHAnsi" w:cs="Times New Roman"/>
                <w:b/>
                <w:bCs/>
                <w:kern w:val="0"/>
                <w:sz w:val="20"/>
                <w:szCs w:val="20"/>
                <w:lang/>
                <w14:ligatures w14:val="none"/>
              </w:rPr>
              <w:t>Figure 1</w:t>
            </w:r>
            <w:r>
              <w:rPr>
                <w:rFonts w:asciiTheme="majorHAnsi" w:eastAsia="Times New Roman" w:hAnsiTheme="majorHAnsi" w:cs="Times New Roman"/>
                <w:b/>
                <w:bCs/>
                <w:kern w:val="0"/>
                <w:sz w:val="20"/>
                <w:szCs w:val="20"/>
                <w:lang/>
                <w14:ligatures w14:val="none"/>
              </w:rPr>
              <w:t>5</w:t>
            </w:r>
            <w:r w:rsidRPr="00350D29">
              <w:rPr>
                <w:rFonts w:asciiTheme="majorHAnsi" w:eastAsia="Times New Roman" w:hAnsiTheme="majorHAnsi" w:cs="Times New Roman"/>
                <w:b/>
                <w:bCs/>
                <w:kern w:val="0"/>
                <w:sz w:val="20"/>
                <w:szCs w:val="20"/>
                <w:lang/>
                <w14:ligatures w14:val="none"/>
              </w:rPr>
              <w:t>:</w:t>
            </w:r>
            <w:r w:rsidRPr="0001174A">
              <w:rPr>
                <w:rFonts w:asciiTheme="majorHAnsi" w:eastAsia="Times New Roman" w:hAnsiTheme="majorHAnsi" w:cs="Times New Roman"/>
                <w:kern w:val="0"/>
                <w:sz w:val="20"/>
                <w:szCs w:val="20"/>
                <w:lang/>
                <w14:ligatures w14:val="none"/>
              </w:rPr>
              <w:t xml:space="preserve"> </w:t>
            </w:r>
            <w:r>
              <w:rPr>
                <w:rFonts w:asciiTheme="majorHAnsi" w:eastAsia="Times New Roman" w:hAnsiTheme="majorHAnsi" w:cs="Times New Roman"/>
                <w:kern w:val="0"/>
                <w:sz w:val="20"/>
                <w:szCs w:val="20"/>
                <w:lang/>
                <w14:ligatures w14:val="none"/>
              </w:rPr>
              <w:t>Proxy Words_List</w:t>
            </w:r>
          </w:p>
        </w:tc>
        <w:tc>
          <w:tcPr>
            <w:tcW w:w="7075" w:type="dxa"/>
          </w:tcPr>
          <w:p w14:paraId="535EFD1F" w14:textId="7F13152A" w:rsidR="001E18DB" w:rsidRDefault="005649E7" w:rsidP="00A36060">
            <w:pPr>
              <w:pStyle w:val="ListParagraph"/>
              <w:ind w:left="0"/>
              <w:rPr>
                <w:sz w:val="22"/>
                <w:szCs w:val="22"/>
              </w:rPr>
            </w:pPr>
            <w:r>
              <w:rPr>
                <w:rFonts w:asciiTheme="majorHAnsi" w:hAnsiTheme="majorHAnsi"/>
                <w:b/>
                <w:bCs/>
                <w:sz w:val="20"/>
                <w:szCs w:val="20"/>
              </w:rPr>
              <w:t xml:space="preserve">               </w:t>
            </w:r>
            <w:r w:rsidR="001E18DB" w:rsidRPr="00BE32F4">
              <w:rPr>
                <w:rFonts w:asciiTheme="majorHAnsi" w:hAnsiTheme="majorHAnsi"/>
                <w:b/>
                <w:bCs/>
                <w:sz w:val="20"/>
                <w:szCs w:val="20"/>
              </w:rPr>
              <w:t xml:space="preserve">Figure </w:t>
            </w:r>
            <w:r w:rsidR="001E18DB">
              <w:rPr>
                <w:rFonts w:asciiTheme="majorHAnsi" w:hAnsiTheme="majorHAnsi"/>
                <w:b/>
                <w:bCs/>
                <w:sz w:val="20"/>
                <w:szCs w:val="20"/>
              </w:rPr>
              <w:t>16</w:t>
            </w:r>
            <w:r w:rsidR="001E18DB" w:rsidRPr="00BE32F4">
              <w:rPr>
                <w:rFonts w:asciiTheme="majorHAnsi" w:hAnsiTheme="majorHAnsi"/>
                <w:b/>
                <w:bCs/>
                <w:sz w:val="20"/>
                <w:szCs w:val="20"/>
              </w:rPr>
              <w:t>:</w:t>
            </w:r>
            <w:r w:rsidR="001E18DB" w:rsidRPr="00BE32F4">
              <w:rPr>
                <w:sz w:val="22"/>
                <w:szCs w:val="22"/>
              </w:rPr>
              <w:t xml:space="preserve"> </w:t>
            </w:r>
            <w:r w:rsidR="001E18DB">
              <w:rPr>
                <w:rFonts w:asciiTheme="majorHAnsi" w:hAnsiTheme="majorHAnsi"/>
                <w:sz w:val="20"/>
                <w:szCs w:val="20"/>
              </w:rPr>
              <w:t>Confusion Matrix when masked Social and workplace roles</w:t>
            </w:r>
          </w:p>
        </w:tc>
      </w:tr>
      <w:tr w:rsidR="000B2715" w14:paraId="084EBCB4" w14:textId="77777777" w:rsidTr="00F12BE0">
        <w:trPr>
          <w:trHeight w:val="244"/>
        </w:trPr>
        <w:tc>
          <w:tcPr>
            <w:tcW w:w="3111" w:type="dxa"/>
          </w:tcPr>
          <w:p w14:paraId="66A890D1" w14:textId="77777777" w:rsidR="001E18DB" w:rsidRPr="00113963" w:rsidRDefault="001E18DB" w:rsidP="00A36060">
            <w:pPr>
              <w:pStyle w:val="ListParagraph"/>
              <w:ind w:left="0"/>
              <w:rPr>
                <w:rFonts w:asciiTheme="majorHAnsi" w:eastAsia="Times New Roman" w:hAnsiTheme="majorHAnsi" w:cs="Times New Roman"/>
                <w:b/>
                <w:bCs/>
                <w:kern w:val="0"/>
                <w:sz w:val="20"/>
                <w:szCs w:val="20"/>
                <w:lang/>
                <w14:ligatures w14:val="none"/>
              </w:rPr>
            </w:pPr>
          </w:p>
        </w:tc>
        <w:tc>
          <w:tcPr>
            <w:tcW w:w="7075" w:type="dxa"/>
          </w:tcPr>
          <w:p w14:paraId="6BC89025" w14:textId="77777777" w:rsidR="001E18DB" w:rsidRPr="00BE32F4" w:rsidRDefault="001E18DB" w:rsidP="00A36060">
            <w:pPr>
              <w:pStyle w:val="ListParagraph"/>
              <w:ind w:left="0"/>
              <w:rPr>
                <w:rFonts w:asciiTheme="majorHAnsi" w:hAnsiTheme="majorHAnsi"/>
                <w:b/>
                <w:bCs/>
                <w:sz w:val="20"/>
                <w:szCs w:val="20"/>
              </w:rPr>
            </w:pPr>
          </w:p>
        </w:tc>
      </w:tr>
    </w:tbl>
    <w:p w14:paraId="3092367F" w14:textId="77777777" w:rsidR="00A43559" w:rsidRPr="000109F9" w:rsidRDefault="00A43559" w:rsidP="000109F9">
      <w:pPr>
        <w:rPr>
          <w:sz w:val="22"/>
          <w:szCs w:val="22"/>
        </w:rPr>
      </w:pP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5"/>
        <w:gridCol w:w="4108"/>
      </w:tblGrid>
      <w:tr w:rsidR="00A761A0" w14:paraId="295A55F2" w14:textId="77777777" w:rsidTr="00A761A0">
        <w:trPr>
          <w:trHeight w:val="2285"/>
        </w:trPr>
        <w:tc>
          <w:tcPr>
            <w:tcW w:w="6665" w:type="dxa"/>
          </w:tcPr>
          <w:p w14:paraId="5DF46918" w14:textId="2D339AE2" w:rsidR="00527767" w:rsidRDefault="00CC05B4" w:rsidP="00A36060">
            <w:pPr>
              <w:pStyle w:val="ListParagraph"/>
              <w:ind w:left="0"/>
              <w:rPr>
                <w:rFonts w:asciiTheme="majorHAnsi" w:hAnsiTheme="majorHAnsi"/>
                <w:sz w:val="20"/>
                <w:szCs w:val="20"/>
              </w:rPr>
            </w:pPr>
            <w:r w:rsidRPr="00CC05B4">
              <w:rPr>
                <w:rFonts w:asciiTheme="majorHAnsi" w:hAnsiTheme="majorHAnsi"/>
                <w:noProof/>
                <w:sz w:val="20"/>
                <w:szCs w:val="20"/>
              </w:rPr>
              <w:drawing>
                <wp:inline distT="0" distB="0" distL="0" distR="0" wp14:anchorId="2FC9A5AC" wp14:editId="408A7ABD">
                  <wp:extent cx="4030980" cy="3016885"/>
                  <wp:effectExtent l="0" t="0" r="7620" b="0"/>
                  <wp:docPr id="96704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48164" name=""/>
                          <pic:cNvPicPr/>
                        </pic:nvPicPr>
                        <pic:blipFill>
                          <a:blip r:embed="rId51"/>
                          <a:stretch>
                            <a:fillRect/>
                          </a:stretch>
                        </pic:blipFill>
                        <pic:spPr>
                          <a:xfrm>
                            <a:off x="0" y="0"/>
                            <a:ext cx="4073967" cy="3049058"/>
                          </a:xfrm>
                          <a:prstGeom prst="rect">
                            <a:avLst/>
                          </a:prstGeom>
                        </pic:spPr>
                      </pic:pic>
                    </a:graphicData>
                  </a:graphic>
                </wp:inline>
              </w:drawing>
            </w:r>
          </w:p>
          <w:p w14:paraId="780CBD9C" w14:textId="48E5A2EC" w:rsidR="00527767" w:rsidRPr="00527767" w:rsidRDefault="00527767" w:rsidP="00527767">
            <w:pPr>
              <w:tabs>
                <w:tab w:val="left" w:pos="1920"/>
              </w:tabs>
            </w:pPr>
          </w:p>
        </w:tc>
        <w:tc>
          <w:tcPr>
            <w:tcW w:w="4108" w:type="dxa"/>
          </w:tcPr>
          <w:tbl>
            <w:tblPr>
              <w:tblStyle w:val="TableGrid"/>
              <w:tblpPr w:leftFromText="180" w:rightFromText="180" w:vertAnchor="text" w:horzAnchor="margin" w:tblpX="-147" w:tblpY="-160"/>
              <w:tblOverlap w:val="never"/>
              <w:tblW w:w="0" w:type="auto"/>
              <w:tblLook w:val="04A0" w:firstRow="1" w:lastRow="0" w:firstColumn="1" w:lastColumn="0" w:noHBand="0" w:noVBand="1"/>
            </w:tblPr>
            <w:tblGrid>
              <w:gridCol w:w="1946"/>
              <w:gridCol w:w="1802"/>
            </w:tblGrid>
            <w:tr w:rsidR="00F12BE0" w14:paraId="10DFA32A" w14:textId="77777777" w:rsidTr="00A761A0">
              <w:trPr>
                <w:trHeight w:val="185"/>
              </w:trPr>
              <w:tc>
                <w:tcPr>
                  <w:tcW w:w="1946" w:type="dxa"/>
                </w:tcPr>
                <w:p w14:paraId="4F95BDBA" w14:textId="77777777" w:rsidR="00527767" w:rsidRDefault="00527767" w:rsidP="00527767">
                  <w:pPr>
                    <w:rPr>
                      <w:b/>
                      <w:bCs/>
                      <w:sz w:val="28"/>
                      <w:szCs w:val="28"/>
                    </w:rPr>
                  </w:pPr>
                  <w:r>
                    <w:rPr>
                      <w:rFonts w:asciiTheme="majorHAnsi" w:hAnsiTheme="majorHAnsi"/>
                      <w:sz w:val="20"/>
                      <w:szCs w:val="20"/>
                    </w:rPr>
                    <w:t>Top 10 Male words</w:t>
                  </w:r>
                </w:p>
              </w:tc>
              <w:tc>
                <w:tcPr>
                  <w:tcW w:w="1802" w:type="dxa"/>
                </w:tcPr>
                <w:p w14:paraId="3E9C651B" w14:textId="77777777" w:rsidR="00527767" w:rsidRDefault="00527767" w:rsidP="00527767">
                  <w:pPr>
                    <w:rPr>
                      <w:b/>
                      <w:bCs/>
                      <w:sz w:val="28"/>
                      <w:szCs w:val="28"/>
                    </w:rPr>
                  </w:pPr>
                  <w:r>
                    <w:rPr>
                      <w:rFonts w:asciiTheme="majorHAnsi" w:hAnsiTheme="majorHAnsi"/>
                      <w:sz w:val="20"/>
                      <w:szCs w:val="20"/>
                    </w:rPr>
                    <w:t>Top 10 Female words</w:t>
                  </w:r>
                </w:p>
              </w:tc>
            </w:tr>
            <w:tr w:rsidR="00F12BE0" w14:paraId="18B35A5D" w14:textId="77777777" w:rsidTr="00A761A0">
              <w:trPr>
                <w:trHeight w:val="2119"/>
              </w:trPr>
              <w:tc>
                <w:tcPr>
                  <w:tcW w:w="1946" w:type="dxa"/>
                </w:tcPr>
                <w:p w14:paraId="391F810A" w14:textId="304CA076" w:rsidR="00CC05B4" w:rsidRPr="00CC05B4" w:rsidRDefault="00CC05B4" w:rsidP="00CC05B4">
                  <w:pPr>
                    <w:rPr>
                      <w:rFonts w:asciiTheme="majorHAnsi" w:hAnsiTheme="majorHAnsi"/>
                      <w:sz w:val="18"/>
                      <w:szCs w:val="18"/>
                    </w:rPr>
                  </w:pPr>
                  <w:r w:rsidRPr="00CC05B4">
                    <w:rPr>
                      <w:rFonts w:asciiTheme="majorHAnsi" w:hAnsiTheme="majorHAnsi"/>
                      <w:sz w:val="18"/>
                      <w:szCs w:val="18"/>
                    </w:rPr>
                    <w:t>('cfo', 0.77153954520)</w:t>
                  </w:r>
                </w:p>
                <w:p w14:paraId="08A63726" w14:textId="79AC1A89" w:rsidR="00CC05B4" w:rsidRPr="00CC05B4" w:rsidRDefault="00CC05B4" w:rsidP="00CC05B4">
                  <w:pPr>
                    <w:rPr>
                      <w:rFonts w:asciiTheme="majorHAnsi" w:hAnsiTheme="majorHAnsi"/>
                      <w:sz w:val="18"/>
                      <w:szCs w:val="18"/>
                    </w:rPr>
                  </w:pPr>
                  <w:r w:rsidRPr="00CC05B4">
                    <w:rPr>
                      <w:rFonts w:asciiTheme="majorHAnsi" w:hAnsiTheme="majorHAnsi"/>
                      <w:sz w:val="18"/>
                      <w:szCs w:val="18"/>
                    </w:rPr>
                    <w:t>('mr', 0.69781285287)</w:t>
                  </w:r>
                </w:p>
                <w:p w14:paraId="6B9E7076" w14:textId="00CEE310" w:rsidR="00CC05B4" w:rsidRPr="00CC05B4" w:rsidRDefault="00CC05B4" w:rsidP="00CC05B4">
                  <w:pPr>
                    <w:rPr>
                      <w:rFonts w:asciiTheme="majorHAnsi" w:hAnsiTheme="majorHAnsi"/>
                      <w:sz w:val="18"/>
                      <w:szCs w:val="18"/>
                    </w:rPr>
                  </w:pPr>
                  <w:r w:rsidRPr="00CC05B4">
                    <w:rPr>
                      <w:rFonts w:asciiTheme="majorHAnsi" w:hAnsiTheme="majorHAnsi"/>
                      <w:sz w:val="18"/>
                      <w:szCs w:val="18"/>
                    </w:rPr>
                    <w:t>('NAME', 0.61565521068)</w:t>
                  </w:r>
                </w:p>
                <w:p w14:paraId="384D5FE5" w14:textId="36474ECC" w:rsidR="00CC05B4" w:rsidRPr="00CC05B4" w:rsidRDefault="00CC05B4" w:rsidP="00CC05B4">
                  <w:pPr>
                    <w:rPr>
                      <w:rFonts w:asciiTheme="majorHAnsi" w:hAnsiTheme="majorHAnsi"/>
                      <w:sz w:val="18"/>
                      <w:szCs w:val="18"/>
                    </w:rPr>
                  </w:pPr>
                  <w:r w:rsidRPr="00CC05B4">
                    <w:rPr>
                      <w:rFonts w:asciiTheme="majorHAnsi" w:hAnsiTheme="majorHAnsi"/>
                      <w:sz w:val="18"/>
                      <w:szCs w:val="18"/>
                    </w:rPr>
                    <w:t>('clients', 0.55813310238)</w:t>
                  </w:r>
                </w:p>
                <w:p w14:paraId="0B64A5F1" w14:textId="0EBFA46A" w:rsidR="00CC05B4" w:rsidRPr="00CC05B4" w:rsidRDefault="00CC05B4" w:rsidP="00CC05B4">
                  <w:pPr>
                    <w:rPr>
                      <w:rFonts w:asciiTheme="majorHAnsi" w:hAnsiTheme="majorHAnsi"/>
                      <w:sz w:val="18"/>
                      <w:szCs w:val="18"/>
                    </w:rPr>
                  </w:pPr>
                  <w:r w:rsidRPr="00CC05B4">
                    <w:rPr>
                      <w:rFonts w:asciiTheme="majorHAnsi" w:hAnsiTheme="majorHAnsi"/>
                      <w:sz w:val="18"/>
                      <w:szCs w:val="18"/>
                    </w:rPr>
                    <w:t>('nathan', 0.54272420036)</w:t>
                  </w:r>
                </w:p>
                <w:p w14:paraId="2F3EC88C" w14:textId="618DC593" w:rsidR="00CC05B4" w:rsidRPr="00CC05B4" w:rsidRDefault="00CC05B4" w:rsidP="00CC05B4">
                  <w:pPr>
                    <w:rPr>
                      <w:rFonts w:asciiTheme="majorHAnsi" w:hAnsiTheme="majorHAnsi"/>
                      <w:sz w:val="18"/>
                      <w:szCs w:val="18"/>
                    </w:rPr>
                  </w:pPr>
                  <w:r w:rsidRPr="00CC05B4">
                    <w:rPr>
                      <w:rFonts w:asciiTheme="majorHAnsi" w:hAnsiTheme="majorHAnsi"/>
                      <w:sz w:val="18"/>
                      <w:szCs w:val="18"/>
                    </w:rPr>
                    <w:t>('africa', 0.50768297750)</w:t>
                  </w:r>
                </w:p>
                <w:p w14:paraId="16A06CF7" w14:textId="6A8F6CE3" w:rsidR="00CC05B4" w:rsidRPr="00CC05B4" w:rsidRDefault="00CC05B4" w:rsidP="00CC05B4">
                  <w:pPr>
                    <w:rPr>
                      <w:rFonts w:asciiTheme="majorHAnsi" w:hAnsiTheme="majorHAnsi"/>
                      <w:sz w:val="18"/>
                      <w:szCs w:val="18"/>
                    </w:rPr>
                  </w:pPr>
                  <w:r w:rsidRPr="00CC05B4">
                    <w:rPr>
                      <w:rFonts w:asciiTheme="majorHAnsi" w:hAnsiTheme="majorHAnsi"/>
                      <w:sz w:val="18"/>
                      <w:szCs w:val="18"/>
                    </w:rPr>
                    <w:t>('ceo', 0.49910892680)</w:t>
                  </w:r>
                </w:p>
                <w:p w14:paraId="23810BDC" w14:textId="6CE4573E" w:rsidR="00CC05B4" w:rsidRPr="00CC05B4" w:rsidRDefault="00CC05B4" w:rsidP="00CC05B4">
                  <w:pPr>
                    <w:rPr>
                      <w:rFonts w:asciiTheme="majorHAnsi" w:hAnsiTheme="majorHAnsi"/>
                      <w:sz w:val="18"/>
                      <w:szCs w:val="18"/>
                    </w:rPr>
                  </w:pPr>
                  <w:r w:rsidRPr="00CC05B4">
                    <w:rPr>
                      <w:rFonts w:asciiTheme="majorHAnsi" w:hAnsiTheme="majorHAnsi"/>
                      <w:sz w:val="18"/>
                      <w:szCs w:val="18"/>
                    </w:rPr>
                    <w:t>('palm', 0.476064840504)</w:t>
                  </w:r>
                </w:p>
                <w:p w14:paraId="28B0BF61" w14:textId="6F682568" w:rsidR="00CC05B4" w:rsidRPr="00CC05B4" w:rsidRDefault="00CC05B4" w:rsidP="00CC05B4">
                  <w:pPr>
                    <w:rPr>
                      <w:rFonts w:asciiTheme="majorHAnsi" w:hAnsiTheme="majorHAnsi"/>
                      <w:sz w:val="18"/>
                      <w:szCs w:val="18"/>
                    </w:rPr>
                  </w:pPr>
                  <w:r w:rsidRPr="00CC05B4">
                    <w:rPr>
                      <w:rFonts w:asciiTheme="majorHAnsi" w:hAnsiTheme="majorHAnsi"/>
                      <w:sz w:val="18"/>
                      <w:szCs w:val="18"/>
                    </w:rPr>
                    <w:t>('married', 0.39430602224)</w:t>
                  </w:r>
                </w:p>
                <w:p w14:paraId="4AD19CE8" w14:textId="34DA3F40" w:rsidR="00527767" w:rsidRPr="00D82313" w:rsidRDefault="00CC05B4" w:rsidP="00CC05B4">
                  <w:pPr>
                    <w:rPr>
                      <w:rFonts w:asciiTheme="majorHAnsi" w:hAnsiTheme="majorHAnsi"/>
                      <w:sz w:val="18"/>
                      <w:szCs w:val="18"/>
                    </w:rPr>
                  </w:pPr>
                  <w:r w:rsidRPr="00CC05B4">
                    <w:rPr>
                      <w:rFonts w:asciiTheme="majorHAnsi" w:hAnsiTheme="majorHAnsi"/>
                      <w:sz w:val="18"/>
                      <w:szCs w:val="18"/>
                    </w:rPr>
                    <w:t>('well', 0.380954417607)</w:t>
                  </w:r>
                </w:p>
              </w:tc>
              <w:tc>
                <w:tcPr>
                  <w:tcW w:w="1802" w:type="dxa"/>
                </w:tcPr>
                <w:p w14:paraId="4C93E538" w14:textId="69213EF2" w:rsidR="00CC05B4" w:rsidRPr="00CC05B4" w:rsidRDefault="00CC05B4" w:rsidP="00CC05B4">
                  <w:pPr>
                    <w:rPr>
                      <w:rFonts w:asciiTheme="majorHAnsi" w:hAnsiTheme="majorHAnsi"/>
                      <w:sz w:val="18"/>
                      <w:szCs w:val="18"/>
                    </w:rPr>
                  </w:pPr>
                  <w:r w:rsidRPr="00CC05B4">
                    <w:rPr>
                      <w:rFonts w:asciiTheme="majorHAnsi" w:hAnsiTheme="majorHAnsi"/>
                      <w:sz w:val="18"/>
                      <w:szCs w:val="18"/>
                    </w:rPr>
                    <w:t>('ms', -3.2044305602)</w:t>
                  </w:r>
                </w:p>
                <w:p w14:paraId="60CD82F6" w14:textId="1A5555BF" w:rsidR="00CC05B4" w:rsidRPr="00CC05B4" w:rsidRDefault="00CC05B4" w:rsidP="00CC05B4">
                  <w:pPr>
                    <w:rPr>
                      <w:rFonts w:asciiTheme="majorHAnsi" w:hAnsiTheme="majorHAnsi"/>
                      <w:sz w:val="18"/>
                      <w:szCs w:val="18"/>
                    </w:rPr>
                  </w:pPr>
                  <w:r w:rsidRPr="00CC05B4">
                    <w:rPr>
                      <w:rFonts w:asciiTheme="majorHAnsi" w:hAnsiTheme="majorHAnsi"/>
                      <w:sz w:val="18"/>
                      <w:szCs w:val="18"/>
                    </w:rPr>
                    <w:t>('mrs', -1.20517361042)</w:t>
                  </w:r>
                </w:p>
                <w:p w14:paraId="47260D9B" w14:textId="6D4970B7" w:rsidR="00CC05B4" w:rsidRPr="00CC05B4" w:rsidRDefault="00CC05B4" w:rsidP="00CC05B4">
                  <w:pPr>
                    <w:rPr>
                      <w:rFonts w:asciiTheme="majorHAnsi" w:hAnsiTheme="majorHAnsi"/>
                      <w:sz w:val="18"/>
                      <w:szCs w:val="18"/>
                    </w:rPr>
                  </w:pPr>
                  <w:r w:rsidRPr="00CC05B4">
                    <w:rPr>
                      <w:rFonts w:asciiTheme="majorHAnsi" w:hAnsiTheme="majorHAnsi"/>
                      <w:sz w:val="18"/>
                      <w:szCs w:val="18"/>
                    </w:rPr>
                    <w:t>('jennifer', -0.85710581796)</w:t>
                  </w:r>
                </w:p>
                <w:p w14:paraId="19E4BEEA" w14:textId="4DBFA3F2" w:rsidR="00CC05B4" w:rsidRPr="00CC05B4" w:rsidRDefault="00CC05B4" w:rsidP="00CC05B4">
                  <w:pPr>
                    <w:rPr>
                      <w:rFonts w:asciiTheme="majorHAnsi" w:hAnsiTheme="majorHAnsi"/>
                      <w:sz w:val="18"/>
                      <w:szCs w:val="18"/>
                    </w:rPr>
                  </w:pPr>
                  <w:r w:rsidRPr="00CC05B4">
                    <w:rPr>
                      <w:rFonts w:asciiTheme="majorHAnsi" w:hAnsiTheme="majorHAnsi"/>
                      <w:sz w:val="18"/>
                      <w:szCs w:val="18"/>
                    </w:rPr>
                    <w:t>('catherine', -0.83606492114)</w:t>
                  </w:r>
                </w:p>
                <w:p w14:paraId="777CD50C" w14:textId="3B37BA9A" w:rsidR="00CC05B4" w:rsidRPr="00CC05B4" w:rsidRDefault="00CC05B4" w:rsidP="00CC05B4">
                  <w:pPr>
                    <w:rPr>
                      <w:rFonts w:asciiTheme="majorHAnsi" w:hAnsiTheme="majorHAnsi"/>
                      <w:sz w:val="18"/>
                      <w:szCs w:val="18"/>
                    </w:rPr>
                  </w:pPr>
                  <w:r w:rsidRPr="00CC05B4">
                    <w:rPr>
                      <w:rFonts w:asciiTheme="majorHAnsi" w:hAnsiTheme="majorHAnsi"/>
                      <w:sz w:val="18"/>
                      <w:szCs w:val="18"/>
                    </w:rPr>
                    <w:t>('she', -0.83071808506)</w:t>
                  </w:r>
                </w:p>
                <w:p w14:paraId="0B06167D" w14:textId="55E470D7" w:rsidR="00CC05B4" w:rsidRPr="00CC05B4" w:rsidRDefault="00CC05B4" w:rsidP="00CC05B4">
                  <w:pPr>
                    <w:rPr>
                      <w:rFonts w:asciiTheme="majorHAnsi" w:hAnsiTheme="majorHAnsi"/>
                      <w:sz w:val="18"/>
                      <w:szCs w:val="18"/>
                    </w:rPr>
                  </w:pPr>
                  <w:r w:rsidRPr="00CC05B4">
                    <w:rPr>
                      <w:rFonts w:asciiTheme="majorHAnsi" w:hAnsiTheme="majorHAnsi"/>
                      <w:sz w:val="18"/>
                      <w:szCs w:val="18"/>
                    </w:rPr>
                    <w:t>('eithne', -0.82835549021)</w:t>
                  </w:r>
                </w:p>
                <w:p w14:paraId="039966E5" w14:textId="57E5C606" w:rsidR="00CC05B4" w:rsidRPr="00CC05B4" w:rsidRDefault="00CC05B4" w:rsidP="00CC05B4">
                  <w:pPr>
                    <w:rPr>
                      <w:rFonts w:asciiTheme="majorHAnsi" w:hAnsiTheme="majorHAnsi"/>
                      <w:sz w:val="18"/>
                      <w:szCs w:val="18"/>
                    </w:rPr>
                  </w:pPr>
                  <w:r w:rsidRPr="00CC05B4">
                    <w:rPr>
                      <w:rFonts w:asciiTheme="majorHAnsi" w:hAnsiTheme="majorHAnsi"/>
                      <w:sz w:val="18"/>
                      <w:szCs w:val="18"/>
                    </w:rPr>
                    <w:t>('chairwoman', -0.80797391132)</w:t>
                  </w:r>
                </w:p>
                <w:p w14:paraId="2F0D1C7C" w14:textId="253CB289" w:rsidR="00CC05B4" w:rsidRPr="00CC05B4" w:rsidRDefault="00CC05B4" w:rsidP="00CC05B4">
                  <w:pPr>
                    <w:rPr>
                      <w:rFonts w:asciiTheme="majorHAnsi" w:hAnsiTheme="majorHAnsi"/>
                      <w:sz w:val="18"/>
                      <w:szCs w:val="18"/>
                    </w:rPr>
                  </w:pPr>
                  <w:r w:rsidRPr="00CC05B4">
                    <w:rPr>
                      <w:rFonts w:asciiTheme="majorHAnsi" w:hAnsiTheme="majorHAnsi"/>
                      <w:sz w:val="18"/>
                      <w:szCs w:val="18"/>
                    </w:rPr>
                    <w:t>('amy', -0.80607115835)</w:t>
                  </w:r>
                </w:p>
                <w:p w14:paraId="250A8ADA" w14:textId="7B23C50D" w:rsidR="00CC05B4" w:rsidRPr="00CC05B4" w:rsidRDefault="00CC05B4" w:rsidP="00CC05B4">
                  <w:pPr>
                    <w:rPr>
                      <w:rFonts w:asciiTheme="majorHAnsi" w:hAnsiTheme="majorHAnsi"/>
                      <w:sz w:val="18"/>
                      <w:szCs w:val="18"/>
                    </w:rPr>
                  </w:pPr>
                  <w:r w:rsidRPr="00CC05B4">
                    <w:rPr>
                      <w:rFonts w:asciiTheme="majorHAnsi" w:hAnsiTheme="majorHAnsi"/>
                      <w:sz w:val="18"/>
                      <w:szCs w:val="18"/>
                    </w:rPr>
                    <w:t>('jane', -0.77951221925)</w:t>
                  </w:r>
                </w:p>
                <w:p w14:paraId="314755CD" w14:textId="49F14F9B" w:rsidR="00527767" w:rsidRDefault="00CC05B4" w:rsidP="00CC05B4">
                  <w:pPr>
                    <w:rPr>
                      <w:b/>
                      <w:bCs/>
                      <w:sz w:val="28"/>
                      <w:szCs w:val="28"/>
                    </w:rPr>
                  </w:pPr>
                  <w:r w:rsidRPr="00CC05B4">
                    <w:rPr>
                      <w:rFonts w:asciiTheme="majorHAnsi" w:hAnsiTheme="majorHAnsi"/>
                      <w:sz w:val="18"/>
                      <w:szCs w:val="18"/>
                    </w:rPr>
                    <w:t>('shermanetta', -0.71213493092)</w:t>
                  </w:r>
                </w:p>
              </w:tc>
            </w:tr>
          </w:tbl>
          <w:p w14:paraId="14AF6FA2" w14:textId="77777777" w:rsidR="00527767" w:rsidRDefault="00527767" w:rsidP="00A36060">
            <w:pPr>
              <w:pStyle w:val="ListParagraph"/>
              <w:ind w:left="0"/>
              <w:rPr>
                <w:b/>
                <w:bCs/>
                <w:sz w:val="28"/>
                <w:szCs w:val="28"/>
              </w:rPr>
            </w:pPr>
          </w:p>
        </w:tc>
      </w:tr>
      <w:tr w:rsidR="00A761A0" w14:paraId="66EAFBB5" w14:textId="77777777" w:rsidTr="00A761A0">
        <w:trPr>
          <w:trHeight w:val="243"/>
        </w:trPr>
        <w:tc>
          <w:tcPr>
            <w:tcW w:w="6665" w:type="dxa"/>
          </w:tcPr>
          <w:p w14:paraId="581FD941" w14:textId="568FA6C5" w:rsidR="00527767" w:rsidRPr="00A966A3" w:rsidRDefault="00527767" w:rsidP="00010191">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7</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tc>
        <w:tc>
          <w:tcPr>
            <w:tcW w:w="4108" w:type="dxa"/>
          </w:tcPr>
          <w:p w14:paraId="58DE658F" w14:textId="1DBA1D0A" w:rsidR="00527767" w:rsidRDefault="00527767"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1</w:t>
            </w:r>
            <w:r w:rsidR="00DD68ED">
              <w:rPr>
                <w:rFonts w:asciiTheme="majorHAnsi" w:hAnsiTheme="majorHAnsi"/>
                <w:b/>
                <w:bCs/>
                <w:sz w:val="20"/>
                <w:szCs w:val="20"/>
              </w:rPr>
              <w:t>8</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with Masking Names and pronouns</w:t>
            </w:r>
          </w:p>
        </w:tc>
      </w:tr>
      <w:tr w:rsidR="00A761A0" w14:paraId="5C556136" w14:textId="77777777" w:rsidTr="00010191">
        <w:trPr>
          <w:trHeight w:val="68"/>
        </w:trPr>
        <w:tc>
          <w:tcPr>
            <w:tcW w:w="6665" w:type="dxa"/>
          </w:tcPr>
          <w:p w14:paraId="486D8188" w14:textId="77777777" w:rsidR="00A761A0" w:rsidRPr="00DF58FF" w:rsidRDefault="00A761A0" w:rsidP="00A36060">
            <w:pPr>
              <w:rPr>
                <w:rFonts w:asciiTheme="majorHAnsi" w:hAnsiTheme="majorHAnsi"/>
                <w:b/>
                <w:bCs/>
                <w:sz w:val="20"/>
                <w:szCs w:val="20"/>
              </w:rPr>
            </w:pPr>
          </w:p>
        </w:tc>
        <w:tc>
          <w:tcPr>
            <w:tcW w:w="4108" w:type="dxa"/>
          </w:tcPr>
          <w:p w14:paraId="2C0F26EF" w14:textId="77777777" w:rsidR="00A761A0" w:rsidRPr="00791FD2" w:rsidRDefault="00A761A0" w:rsidP="00A36060">
            <w:pPr>
              <w:rPr>
                <w:rFonts w:asciiTheme="majorHAnsi" w:hAnsiTheme="majorHAnsi"/>
                <w:b/>
                <w:bCs/>
                <w:sz w:val="20"/>
                <w:szCs w:val="20"/>
              </w:rPr>
            </w:pPr>
          </w:p>
        </w:tc>
      </w:tr>
      <w:tr w:rsidR="00A761A0" w14:paraId="72401F73" w14:textId="77777777" w:rsidTr="00A761A0">
        <w:trPr>
          <w:trHeight w:val="36"/>
        </w:trPr>
        <w:tc>
          <w:tcPr>
            <w:tcW w:w="6665" w:type="dxa"/>
          </w:tcPr>
          <w:p w14:paraId="5FC74A02" w14:textId="77777777" w:rsidR="00527767" w:rsidRPr="00DF58FF" w:rsidRDefault="00527767" w:rsidP="00A36060">
            <w:pPr>
              <w:rPr>
                <w:rFonts w:asciiTheme="majorHAnsi" w:hAnsiTheme="majorHAnsi"/>
                <w:b/>
                <w:bCs/>
                <w:sz w:val="20"/>
                <w:szCs w:val="20"/>
              </w:rPr>
            </w:pPr>
          </w:p>
        </w:tc>
        <w:tc>
          <w:tcPr>
            <w:tcW w:w="4108" w:type="dxa"/>
          </w:tcPr>
          <w:p w14:paraId="7B6F2735" w14:textId="77777777" w:rsidR="00527767" w:rsidRPr="00791FD2" w:rsidRDefault="00527767" w:rsidP="00A36060">
            <w:pPr>
              <w:rPr>
                <w:rFonts w:asciiTheme="majorHAnsi" w:hAnsiTheme="majorHAnsi"/>
                <w:b/>
                <w:bCs/>
                <w:sz w:val="20"/>
                <w:szCs w:val="20"/>
              </w:rPr>
            </w:pPr>
          </w:p>
        </w:tc>
      </w:tr>
    </w:tbl>
    <w:p w14:paraId="76BEB41B" w14:textId="2A569BBC" w:rsidR="00A761A0" w:rsidRPr="00010191" w:rsidRDefault="00360290" w:rsidP="00281416">
      <w:pPr>
        <w:pStyle w:val="ListParagraph"/>
        <w:numPr>
          <w:ilvl w:val="2"/>
          <w:numId w:val="88"/>
        </w:numPr>
        <w:rPr>
          <w:b/>
          <w:bCs/>
          <w:sz w:val="22"/>
          <w:szCs w:val="22"/>
        </w:rPr>
      </w:pPr>
      <w:r w:rsidRPr="00010191">
        <w:rPr>
          <w:b/>
          <w:bCs/>
          <w:sz w:val="22"/>
          <w:szCs w:val="22"/>
        </w:rPr>
        <w:t xml:space="preserve">Gender Classifier with </w:t>
      </w:r>
      <w:r w:rsidR="005623E5" w:rsidRPr="00010191">
        <w:rPr>
          <w:b/>
          <w:bCs/>
          <w:sz w:val="22"/>
          <w:szCs w:val="22"/>
        </w:rPr>
        <w:t>m</w:t>
      </w:r>
      <w:r w:rsidRPr="00010191">
        <w:rPr>
          <w:b/>
          <w:bCs/>
          <w:sz w:val="22"/>
          <w:szCs w:val="22"/>
        </w:rPr>
        <w:t xml:space="preserve">asking </w:t>
      </w:r>
      <w:r w:rsidR="005623E5" w:rsidRPr="00010191">
        <w:rPr>
          <w:b/>
          <w:bCs/>
          <w:sz w:val="22"/>
          <w:szCs w:val="22"/>
        </w:rPr>
        <w:t>Personality traits</w:t>
      </w:r>
      <w:r w:rsidRPr="00010191">
        <w:rPr>
          <w:b/>
          <w:bCs/>
          <w:sz w:val="22"/>
          <w:szCs w:val="22"/>
        </w:rPr>
        <w:t>:</w:t>
      </w:r>
    </w:p>
    <w:p w14:paraId="6E765F76" w14:textId="6B6AF55C" w:rsidR="005623E5" w:rsidRPr="00A761A0" w:rsidRDefault="005623E5" w:rsidP="00A77B23">
      <w:pPr>
        <w:ind w:left="568"/>
        <w:rPr>
          <w:b/>
          <w:bCs/>
          <w:sz w:val="22"/>
          <w:szCs w:val="22"/>
        </w:rPr>
      </w:pPr>
      <w:r w:rsidRPr="00A761A0">
        <w:rPr>
          <w:sz w:val="22"/>
          <w:szCs w:val="22"/>
        </w:rPr>
        <w:t xml:space="preserve">The Personality_LIST is a dictionary that groups gender-related personality traits under "male" and "female". </w:t>
      </w:r>
      <w:r w:rsidR="00AB4980" w:rsidRPr="00A761A0">
        <w:rPr>
          <w:sz w:val="22"/>
          <w:szCs w:val="22"/>
        </w:rPr>
        <w:t>T</w:t>
      </w:r>
      <w:r w:rsidRPr="00A761A0">
        <w:rPr>
          <w:sz w:val="22"/>
          <w:szCs w:val="22"/>
        </w:rPr>
        <w:t>rait</w:t>
      </w:r>
      <w:r w:rsidR="00AB4980" w:rsidRPr="00A761A0">
        <w:rPr>
          <w:sz w:val="22"/>
          <w:szCs w:val="22"/>
        </w:rPr>
        <w:t>s</w:t>
      </w:r>
      <w:r w:rsidRPr="00A761A0">
        <w:rPr>
          <w:sz w:val="22"/>
          <w:szCs w:val="22"/>
        </w:rPr>
        <w:t xml:space="preserve"> (like "ambitious"</w:t>
      </w:r>
      <w:r w:rsidR="00AB4980" w:rsidRPr="00A761A0">
        <w:rPr>
          <w:sz w:val="22"/>
          <w:szCs w:val="22"/>
        </w:rPr>
        <w:t xml:space="preserve">, </w:t>
      </w:r>
      <w:r w:rsidRPr="00A761A0">
        <w:rPr>
          <w:sz w:val="22"/>
          <w:szCs w:val="22"/>
        </w:rPr>
        <w:t>"</w:t>
      </w:r>
      <w:r w:rsidR="00AB4980" w:rsidRPr="00A761A0">
        <w:rPr>
          <w:sz w:val="22"/>
          <w:szCs w:val="22"/>
        </w:rPr>
        <w:t>competitive</w:t>
      </w:r>
      <w:r w:rsidRPr="00A761A0">
        <w:rPr>
          <w:sz w:val="22"/>
          <w:szCs w:val="22"/>
        </w:rPr>
        <w:t>"</w:t>
      </w:r>
      <w:r w:rsidR="00AB4980" w:rsidRPr="00A761A0">
        <w:rPr>
          <w:sz w:val="22"/>
          <w:szCs w:val="22"/>
        </w:rPr>
        <w:t>, "confident"</w:t>
      </w:r>
      <w:r w:rsidRPr="00A761A0">
        <w:rPr>
          <w:sz w:val="22"/>
          <w:szCs w:val="22"/>
        </w:rPr>
        <w:t xml:space="preserve">) </w:t>
      </w:r>
      <w:r w:rsidR="00AB4980" w:rsidRPr="00A761A0">
        <w:rPr>
          <w:sz w:val="22"/>
          <w:szCs w:val="22"/>
        </w:rPr>
        <w:t>are</w:t>
      </w:r>
      <w:r w:rsidRPr="00A761A0">
        <w:rPr>
          <w:sz w:val="22"/>
          <w:szCs w:val="22"/>
        </w:rPr>
        <w:t xml:space="preserve"> paired with the neutral </w:t>
      </w:r>
      <w:r w:rsidR="00BB154D" w:rsidRPr="00A761A0">
        <w:rPr>
          <w:sz w:val="22"/>
          <w:szCs w:val="22"/>
        </w:rPr>
        <w:t>symbol</w:t>
      </w:r>
      <w:r w:rsidRPr="00A761A0">
        <w:rPr>
          <w:sz w:val="22"/>
          <w:szCs w:val="22"/>
        </w:rPr>
        <w:t xml:space="preserve"> "</w:t>
      </w:r>
      <w:r w:rsidR="00BB154D" w:rsidRPr="00A761A0">
        <w:rPr>
          <w:sz w:val="22"/>
          <w:szCs w:val="22"/>
        </w:rPr>
        <w:t xml:space="preserve"> </w:t>
      </w:r>
      <w:r w:rsidRPr="00A761A0">
        <w:rPr>
          <w:sz w:val="22"/>
          <w:szCs w:val="22"/>
        </w:rPr>
        <w:t>"</w:t>
      </w:r>
      <w:r w:rsidR="00AB4980" w:rsidRPr="00A761A0">
        <w:rPr>
          <w:sz w:val="22"/>
          <w:szCs w:val="22"/>
        </w:rPr>
        <w:t xml:space="preserve"> under ‘Male’ category and Traits (like "empathetic", "supportive", "responsible") are paired with the neutral </w:t>
      </w:r>
      <w:r w:rsidR="00BB154D" w:rsidRPr="00A761A0">
        <w:rPr>
          <w:sz w:val="22"/>
          <w:szCs w:val="22"/>
        </w:rPr>
        <w:t>symbol</w:t>
      </w:r>
      <w:r w:rsidR="00AB4980" w:rsidRPr="00A761A0">
        <w:rPr>
          <w:sz w:val="22"/>
          <w:szCs w:val="22"/>
        </w:rPr>
        <w:t xml:space="preserve"> "</w:t>
      </w:r>
      <w:r w:rsidR="00BB154D" w:rsidRPr="00A761A0">
        <w:rPr>
          <w:sz w:val="22"/>
          <w:szCs w:val="22"/>
        </w:rPr>
        <w:t xml:space="preserve"> </w:t>
      </w:r>
      <w:r w:rsidR="00AB4980" w:rsidRPr="00A761A0">
        <w:rPr>
          <w:sz w:val="22"/>
          <w:szCs w:val="22"/>
        </w:rPr>
        <w:t>" under ‘Female’ category</w:t>
      </w:r>
      <w:r w:rsidR="00A761A0">
        <w:rPr>
          <w:sz w:val="22"/>
          <w:szCs w:val="22"/>
        </w:rPr>
        <w:t xml:space="preserve"> (</w:t>
      </w:r>
      <w:r w:rsidR="00A761A0" w:rsidRPr="00582D4F">
        <w:rPr>
          <w:sz w:val="22"/>
          <w:szCs w:val="22"/>
        </w:rPr>
        <w:t>Figure 1</w:t>
      </w:r>
      <w:r w:rsidR="00A761A0">
        <w:rPr>
          <w:sz w:val="22"/>
          <w:szCs w:val="22"/>
        </w:rPr>
        <w:t>9)</w:t>
      </w:r>
      <w:r w:rsidR="00AB4980" w:rsidRPr="00A761A0">
        <w:rPr>
          <w:sz w:val="22"/>
          <w:szCs w:val="22"/>
        </w:rPr>
        <w:t xml:space="preserve">. </w:t>
      </w:r>
      <w:r w:rsidRPr="00A761A0">
        <w:rPr>
          <w:sz w:val="22"/>
          <w:szCs w:val="22"/>
        </w:rPr>
        <w:t xml:space="preserve">This setup is used to test how well a gender prediction </w:t>
      </w:r>
      <w:r w:rsidRPr="00A761A0">
        <w:rPr>
          <w:sz w:val="22"/>
          <w:szCs w:val="22"/>
        </w:rPr>
        <w:lastRenderedPageBreak/>
        <w:t>model performs when these traits are masked. This helps reduce bias and hides obvious gender signals during testing.</w:t>
      </w:r>
      <w:r w:rsidR="00A761A0">
        <w:rPr>
          <w:b/>
          <w:bCs/>
          <w:sz w:val="22"/>
          <w:szCs w:val="22"/>
        </w:rPr>
        <w:t xml:space="preserve"> </w:t>
      </w:r>
      <w:r w:rsidRPr="00A761A0">
        <w:rPr>
          <w:sz w:val="22"/>
          <w:szCs w:val="22"/>
        </w:rPr>
        <w:t>The confusion matrix shows how well the gender model works when personality traits are masked.</w:t>
      </w:r>
      <w:r w:rsidR="00AB4980" w:rsidRPr="00A761A0">
        <w:rPr>
          <w:sz w:val="22"/>
          <w:szCs w:val="22"/>
        </w:rPr>
        <w:t xml:space="preserve"> </w:t>
      </w:r>
      <w:r w:rsidRPr="00A761A0">
        <w:rPr>
          <w:sz w:val="22"/>
          <w:szCs w:val="22"/>
        </w:rPr>
        <w:t xml:space="preserve">The model correctly predicts </w:t>
      </w:r>
      <w:r w:rsidR="00AB4980" w:rsidRPr="00A761A0">
        <w:rPr>
          <w:sz w:val="22"/>
          <w:szCs w:val="22"/>
        </w:rPr>
        <w:t>male</w:t>
      </w:r>
      <w:r w:rsidRPr="00A761A0">
        <w:rPr>
          <w:sz w:val="22"/>
          <w:szCs w:val="22"/>
        </w:rPr>
        <w:t xml:space="preserve"> (class 1) very well — it gets 1</w:t>
      </w:r>
      <w:r w:rsidR="00BB154D" w:rsidRPr="00A761A0">
        <w:rPr>
          <w:sz w:val="22"/>
          <w:szCs w:val="22"/>
        </w:rPr>
        <w:t>05</w:t>
      </w:r>
      <w:r w:rsidRPr="00A761A0">
        <w:rPr>
          <w:sz w:val="22"/>
          <w:szCs w:val="22"/>
        </w:rPr>
        <w:t xml:space="preserve"> right and </w:t>
      </w:r>
      <w:r w:rsidR="00BB154D" w:rsidRPr="00A761A0">
        <w:rPr>
          <w:sz w:val="22"/>
          <w:szCs w:val="22"/>
        </w:rPr>
        <w:t>16</w:t>
      </w:r>
      <w:r w:rsidRPr="00A761A0">
        <w:rPr>
          <w:sz w:val="22"/>
          <w:szCs w:val="22"/>
        </w:rPr>
        <w:t xml:space="preserve"> wrong.</w:t>
      </w:r>
      <w:r w:rsidR="00AB4980" w:rsidRPr="00A761A0">
        <w:rPr>
          <w:sz w:val="22"/>
          <w:szCs w:val="22"/>
        </w:rPr>
        <w:t xml:space="preserve"> </w:t>
      </w:r>
      <w:r w:rsidRPr="00A761A0">
        <w:rPr>
          <w:sz w:val="22"/>
          <w:szCs w:val="22"/>
        </w:rPr>
        <w:t xml:space="preserve">But for </w:t>
      </w:r>
      <w:r w:rsidR="00AB4980" w:rsidRPr="00A761A0">
        <w:rPr>
          <w:sz w:val="22"/>
          <w:szCs w:val="22"/>
        </w:rPr>
        <w:t>female</w:t>
      </w:r>
      <w:r w:rsidRPr="00A761A0">
        <w:rPr>
          <w:sz w:val="22"/>
          <w:szCs w:val="22"/>
        </w:rPr>
        <w:t xml:space="preserve"> (class 0), it’s less accurate — it gets 4</w:t>
      </w:r>
      <w:r w:rsidR="00BB154D" w:rsidRPr="00A761A0">
        <w:rPr>
          <w:sz w:val="22"/>
          <w:szCs w:val="22"/>
        </w:rPr>
        <w:t>8</w:t>
      </w:r>
      <w:r w:rsidRPr="00A761A0">
        <w:rPr>
          <w:sz w:val="22"/>
          <w:szCs w:val="22"/>
        </w:rPr>
        <w:t xml:space="preserve"> right but makes </w:t>
      </w:r>
      <w:r w:rsidR="00BB154D" w:rsidRPr="00A761A0">
        <w:rPr>
          <w:sz w:val="22"/>
          <w:szCs w:val="22"/>
        </w:rPr>
        <w:t>31</w:t>
      </w:r>
      <w:r w:rsidRPr="00A761A0">
        <w:rPr>
          <w:sz w:val="22"/>
          <w:szCs w:val="22"/>
        </w:rPr>
        <w:t xml:space="preserve"> mistakes, wrongly labeling them as </w:t>
      </w:r>
      <w:r w:rsidR="00AB4980" w:rsidRPr="00A761A0">
        <w:rPr>
          <w:sz w:val="22"/>
          <w:szCs w:val="22"/>
        </w:rPr>
        <w:t>male</w:t>
      </w:r>
      <w:r w:rsidR="00A761A0">
        <w:rPr>
          <w:sz w:val="22"/>
          <w:szCs w:val="22"/>
        </w:rPr>
        <w:t xml:space="preserve"> (</w:t>
      </w:r>
      <w:r w:rsidR="00A761A0" w:rsidRPr="00582D4F">
        <w:rPr>
          <w:sz w:val="22"/>
          <w:szCs w:val="22"/>
        </w:rPr>
        <w:t xml:space="preserve">Figure </w:t>
      </w:r>
      <w:r w:rsidR="00A761A0">
        <w:rPr>
          <w:sz w:val="22"/>
          <w:szCs w:val="22"/>
        </w:rPr>
        <w:t>20)</w:t>
      </w:r>
      <w:r w:rsidRPr="00A761A0">
        <w:rPr>
          <w:sz w:val="22"/>
          <w:szCs w:val="22"/>
        </w:rPr>
        <w:t>.</w:t>
      </w:r>
      <w:r w:rsidR="00A761A0">
        <w:rPr>
          <w:b/>
          <w:bCs/>
          <w:sz w:val="22"/>
          <w:szCs w:val="22"/>
        </w:rPr>
        <w:t xml:space="preserve"> </w:t>
      </w:r>
      <w:r w:rsidRPr="00A761A0">
        <w:rPr>
          <w:sz w:val="22"/>
          <w:szCs w:val="22"/>
        </w:rPr>
        <w:t xml:space="preserve">This shows the model still </w:t>
      </w:r>
      <w:r w:rsidR="00BB154D" w:rsidRPr="00A761A0">
        <w:rPr>
          <w:sz w:val="22"/>
          <w:szCs w:val="22"/>
        </w:rPr>
        <w:t>finds, male</w:t>
      </w:r>
      <w:r w:rsidRPr="00A761A0">
        <w:rPr>
          <w:sz w:val="22"/>
          <w:szCs w:val="22"/>
        </w:rPr>
        <w:t xml:space="preserve">-linked traits more detectable, even after masking, while it struggles more with </w:t>
      </w:r>
      <w:r w:rsidR="00AB4980" w:rsidRPr="00A761A0">
        <w:rPr>
          <w:sz w:val="22"/>
          <w:szCs w:val="22"/>
        </w:rPr>
        <w:t>female</w:t>
      </w:r>
      <w:r w:rsidRPr="00A761A0">
        <w:rPr>
          <w:sz w:val="22"/>
          <w:szCs w:val="22"/>
        </w:rPr>
        <w:t>-linked traits when the gender signal is hidden.</w:t>
      </w:r>
    </w:p>
    <w:p w14:paraId="5264CEFB" w14:textId="77777777" w:rsidR="00360290" w:rsidRDefault="00360290" w:rsidP="00360290">
      <w:pPr>
        <w:pStyle w:val="ListParagraph"/>
        <w:ind w:left="1571"/>
        <w:rPr>
          <w:b/>
          <w:bCs/>
          <w:sz w:val="22"/>
          <w:szCs w:val="22"/>
        </w:rPr>
      </w:pPr>
    </w:p>
    <w:tbl>
      <w:tblPr>
        <w:tblStyle w:val="TableGrid"/>
        <w:tblW w:w="0" w:type="auto"/>
        <w:tblInd w:w="7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6366"/>
      </w:tblGrid>
      <w:tr w:rsidR="000A1856" w14:paraId="52EEF56F" w14:textId="77777777" w:rsidTr="004F2978">
        <w:tc>
          <w:tcPr>
            <w:tcW w:w="3896" w:type="dxa"/>
          </w:tcPr>
          <w:p w14:paraId="02B59233" w14:textId="0786BD09" w:rsidR="00AB4980" w:rsidRDefault="00B738E3" w:rsidP="00A36060">
            <w:pPr>
              <w:pStyle w:val="ListParagraph"/>
              <w:ind w:left="0"/>
              <w:rPr>
                <w:sz w:val="22"/>
                <w:szCs w:val="22"/>
              </w:rPr>
            </w:pPr>
            <w:r w:rsidRPr="00B738E3">
              <w:rPr>
                <w:noProof/>
              </w:rPr>
              <w:drawing>
                <wp:inline distT="0" distB="0" distL="0" distR="0" wp14:anchorId="570EAD94" wp14:editId="7B6C1320">
                  <wp:extent cx="1754505" cy="3065633"/>
                  <wp:effectExtent l="0" t="0" r="0" b="1905"/>
                  <wp:docPr id="136264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6478" name=""/>
                          <pic:cNvPicPr/>
                        </pic:nvPicPr>
                        <pic:blipFill>
                          <a:blip r:embed="rId52"/>
                          <a:stretch>
                            <a:fillRect/>
                          </a:stretch>
                        </pic:blipFill>
                        <pic:spPr>
                          <a:xfrm>
                            <a:off x="0" y="0"/>
                            <a:ext cx="1761401" cy="3077682"/>
                          </a:xfrm>
                          <a:prstGeom prst="rect">
                            <a:avLst/>
                          </a:prstGeom>
                        </pic:spPr>
                      </pic:pic>
                    </a:graphicData>
                  </a:graphic>
                </wp:inline>
              </w:drawing>
            </w:r>
          </w:p>
        </w:tc>
        <w:tc>
          <w:tcPr>
            <w:tcW w:w="5641" w:type="dxa"/>
          </w:tcPr>
          <w:p w14:paraId="0AB64DDA" w14:textId="77777777" w:rsidR="00AB4980" w:rsidRDefault="00AB4980" w:rsidP="00A36060">
            <w:pPr>
              <w:pStyle w:val="ListParagraph"/>
              <w:ind w:left="0"/>
              <w:rPr>
                <w:noProof/>
              </w:rPr>
            </w:pPr>
          </w:p>
          <w:p w14:paraId="0ED554D4" w14:textId="07BF478E" w:rsidR="00AB4980" w:rsidRDefault="00B738E3" w:rsidP="00A36060">
            <w:pPr>
              <w:pStyle w:val="ListParagraph"/>
              <w:ind w:left="0"/>
              <w:rPr>
                <w:noProof/>
              </w:rPr>
            </w:pPr>
            <w:r w:rsidRPr="00B738E3">
              <w:rPr>
                <w:noProof/>
              </w:rPr>
              <w:drawing>
                <wp:inline distT="0" distB="0" distL="0" distR="0" wp14:anchorId="5028D4E6" wp14:editId="23E67A65">
                  <wp:extent cx="3904353" cy="2947035"/>
                  <wp:effectExtent l="0" t="0" r="1270" b="5715"/>
                  <wp:docPr id="85877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76554" name=""/>
                          <pic:cNvPicPr/>
                        </pic:nvPicPr>
                        <pic:blipFill>
                          <a:blip r:embed="rId53"/>
                          <a:stretch>
                            <a:fillRect/>
                          </a:stretch>
                        </pic:blipFill>
                        <pic:spPr>
                          <a:xfrm>
                            <a:off x="0" y="0"/>
                            <a:ext cx="3915205" cy="2955226"/>
                          </a:xfrm>
                          <a:prstGeom prst="rect">
                            <a:avLst/>
                          </a:prstGeom>
                        </pic:spPr>
                      </pic:pic>
                    </a:graphicData>
                  </a:graphic>
                </wp:inline>
              </w:drawing>
            </w:r>
          </w:p>
          <w:p w14:paraId="6762C365" w14:textId="52087334" w:rsidR="00AB4980" w:rsidRDefault="00AB4980" w:rsidP="00A36060">
            <w:pPr>
              <w:pStyle w:val="ListParagraph"/>
              <w:ind w:left="0"/>
              <w:rPr>
                <w:sz w:val="22"/>
                <w:szCs w:val="22"/>
              </w:rPr>
            </w:pPr>
          </w:p>
        </w:tc>
      </w:tr>
      <w:tr w:rsidR="000A1856" w14:paraId="20722C11" w14:textId="77777777" w:rsidTr="004F2978">
        <w:tc>
          <w:tcPr>
            <w:tcW w:w="3896" w:type="dxa"/>
          </w:tcPr>
          <w:p w14:paraId="344A8F86" w14:textId="54BD49C3" w:rsidR="00AB4980" w:rsidRDefault="00AB4980" w:rsidP="00A36060">
            <w:pPr>
              <w:pStyle w:val="ListParagraph"/>
              <w:ind w:left="0"/>
              <w:rPr>
                <w:sz w:val="22"/>
                <w:szCs w:val="22"/>
              </w:rPr>
            </w:pPr>
            <w:r w:rsidRPr="00350D29">
              <w:rPr>
                <w:rFonts w:asciiTheme="majorHAnsi" w:eastAsia="Times New Roman" w:hAnsiTheme="majorHAnsi" w:cs="Times New Roman"/>
                <w:b/>
                <w:bCs/>
                <w:kern w:val="0"/>
                <w:sz w:val="20"/>
                <w:szCs w:val="20"/>
                <w:lang/>
                <w14:ligatures w14:val="none"/>
              </w:rPr>
              <w:t>Figure 1</w:t>
            </w:r>
            <w:r>
              <w:rPr>
                <w:rFonts w:asciiTheme="majorHAnsi" w:eastAsia="Times New Roman" w:hAnsiTheme="majorHAnsi" w:cs="Times New Roman"/>
                <w:b/>
                <w:bCs/>
                <w:kern w:val="0"/>
                <w:sz w:val="20"/>
                <w:szCs w:val="20"/>
                <w:lang/>
                <w14:ligatures w14:val="none"/>
              </w:rPr>
              <w:t>9</w:t>
            </w:r>
            <w:r w:rsidRPr="00350D29">
              <w:rPr>
                <w:rFonts w:asciiTheme="majorHAnsi" w:eastAsia="Times New Roman" w:hAnsiTheme="majorHAnsi" w:cs="Times New Roman"/>
                <w:b/>
                <w:bCs/>
                <w:kern w:val="0"/>
                <w:sz w:val="20"/>
                <w:szCs w:val="20"/>
                <w:lang/>
                <w14:ligatures w14:val="none"/>
              </w:rPr>
              <w:t>:</w:t>
            </w:r>
            <w:r w:rsidRPr="0001174A">
              <w:rPr>
                <w:rFonts w:asciiTheme="majorHAnsi" w:eastAsia="Times New Roman" w:hAnsiTheme="majorHAnsi" w:cs="Times New Roman"/>
                <w:kern w:val="0"/>
                <w:sz w:val="20"/>
                <w:szCs w:val="20"/>
                <w:lang/>
                <w14:ligatures w14:val="none"/>
              </w:rPr>
              <w:t xml:space="preserve"> </w:t>
            </w:r>
            <w:r>
              <w:rPr>
                <w:rFonts w:asciiTheme="majorHAnsi" w:eastAsia="Times New Roman" w:hAnsiTheme="majorHAnsi" w:cs="Times New Roman"/>
                <w:kern w:val="0"/>
                <w:sz w:val="20"/>
                <w:szCs w:val="20"/>
                <w:lang/>
                <w14:ligatures w14:val="none"/>
              </w:rPr>
              <w:t>PersonalityTraits_List</w:t>
            </w:r>
          </w:p>
        </w:tc>
        <w:tc>
          <w:tcPr>
            <w:tcW w:w="5641" w:type="dxa"/>
          </w:tcPr>
          <w:p w14:paraId="2B70C63F" w14:textId="55C83A71" w:rsidR="00AB4980" w:rsidRDefault="00AB4980" w:rsidP="00A36060">
            <w:pPr>
              <w:pStyle w:val="ListParagraph"/>
              <w:ind w:left="0"/>
              <w:rPr>
                <w:sz w:val="22"/>
                <w:szCs w:val="22"/>
              </w:rPr>
            </w:pPr>
            <w:r w:rsidRPr="00BE32F4">
              <w:rPr>
                <w:rFonts w:asciiTheme="majorHAnsi" w:hAnsiTheme="majorHAnsi"/>
                <w:b/>
                <w:bCs/>
                <w:sz w:val="20"/>
                <w:szCs w:val="20"/>
              </w:rPr>
              <w:t xml:space="preserve">Figure </w:t>
            </w:r>
            <w:r>
              <w:rPr>
                <w:rFonts w:asciiTheme="majorHAnsi" w:hAnsiTheme="majorHAnsi"/>
                <w:b/>
                <w:bCs/>
                <w:sz w:val="20"/>
                <w:szCs w:val="20"/>
              </w:rPr>
              <w:t>20</w:t>
            </w:r>
            <w:r w:rsidRPr="00BE32F4">
              <w:rPr>
                <w:rFonts w:asciiTheme="majorHAnsi" w:hAnsiTheme="majorHAnsi"/>
                <w:b/>
                <w:bCs/>
                <w:sz w:val="20"/>
                <w:szCs w:val="20"/>
              </w:rPr>
              <w:t>:</w:t>
            </w:r>
            <w:r w:rsidRPr="00BE32F4">
              <w:rPr>
                <w:sz w:val="22"/>
                <w:szCs w:val="22"/>
              </w:rPr>
              <w:t xml:space="preserve"> </w:t>
            </w:r>
            <w:r>
              <w:rPr>
                <w:rFonts w:asciiTheme="majorHAnsi" w:hAnsiTheme="majorHAnsi"/>
                <w:sz w:val="20"/>
                <w:szCs w:val="20"/>
              </w:rPr>
              <w:t>Confusion Matrix when masked Personality Words</w:t>
            </w:r>
          </w:p>
        </w:tc>
      </w:tr>
      <w:tr w:rsidR="000A1856" w14:paraId="00A6B4F8" w14:textId="77777777" w:rsidTr="004F2978">
        <w:tc>
          <w:tcPr>
            <w:tcW w:w="3896" w:type="dxa"/>
          </w:tcPr>
          <w:p w14:paraId="57113F19" w14:textId="77777777" w:rsidR="00AB4980" w:rsidRPr="00113963" w:rsidRDefault="00AB4980" w:rsidP="00A36060">
            <w:pPr>
              <w:pStyle w:val="ListParagraph"/>
              <w:ind w:left="0"/>
              <w:rPr>
                <w:rFonts w:asciiTheme="majorHAnsi" w:eastAsia="Times New Roman" w:hAnsiTheme="majorHAnsi" w:cs="Times New Roman"/>
                <w:b/>
                <w:bCs/>
                <w:kern w:val="0"/>
                <w:sz w:val="20"/>
                <w:szCs w:val="20"/>
                <w:lang/>
                <w14:ligatures w14:val="none"/>
              </w:rPr>
            </w:pPr>
          </w:p>
        </w:tc>
        <w:tc>
          <w:tcPr>
            <w:tcW w:w="5641" w:type="dxa"/>
          </w:tcPr>
          <w:p w14:paraId="4BAE8164" w14:textId="77777777" w:rsidR="00AB4980" w:rsidRPr="00BE32F4" w:rsidRDefault="00AB4980" w:rsidP="00A36060">
            <w:pPr>
              <w:pStyle w:val="ListParagraph"/>
              <w:ind w:left="0"/>
              <w:rPr>
                <w:rFonts w:asciiTheme="majorHAnsi" w:hAnsiTheme="majorHAnsi"/>
                <w:b/>
                <w:bCs/>
                <w:sz w:val="20"/>
                <w:szCs w:val="20"/>
              </w:rPr>
            </w:pPr>
          </w:p>
        </w:tc>
      </w:tr>
    </w:tbl>
    <w:p w14:paraId="4C1A38A3" w14:textId="429A4CD7" w:rsidR="007376D6" w:rsidRDefault="007376D6" w:rsidP="008842CF">
      <w:pPr>
        <w:pStyle w:val="NormalWeb"/>
        <w:ind w:left="1440"/>
        <w:rPr>
          <w:rFonts w:asciiTheme="minorHAnsi" w:eastAsiaTheme="minorHAnsi" w:hAnsiTheme="minorHAnsi" w:cstheme="minorBidi"/>
          <w:kern w:val="2"/>
          <w:sz w:val="22"/>
          <w:szCs w:val="22"/>
          <w:lang w:eastAsia="en-US"/>
          <w14:ligatures w14:val="standardContextual"/>
        </w:rPr>
      </w:pPr>
    </w:p>
    <w:tbl>
      <w:tblPr>
        <w:tblStyle w:val="TableGrid"/>
        <w:tblW w:w="1077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8"/>
        <w:gridCol w:w="4105"/>
      </w:tblGrid>
      <w:tr w:rsidR="007376D6" w14:paraId="6C24F1D1" w14:textId="77777777" w:rsidTr="00CF2A5D">
        <w:trPr>
          <w:trHeight w:val="4244"/>
        </w:trPr>
        <w:tc>
          <w:tcPr>
            <w:tcW w:w="6668" w:type="dxa"/>
          </w:tcPr>
          <w:p w14:paraId="3907424C" w14:textId="1CB41AD1" w:rsidR="007376D6" w:rsidRPr="00E14C30" w:rsidRDefault="000C4E5F" w:rsidP="00E14C30">
            <w:pPr>
              <w:pStyle w:val="ListParagraph"/>
              <w:ind w:left="0"/>
              <w:rPr>
                <w:rFonts w:asciiTheme="majorHAnsi" w:hAnsiTheme="majorHAnsi"/>
                <w:sz w:val="20"/>
                <w:szCs w:val="20"/>
              </w:rPr>
            </w:pPr>
            <w:r w:rsidRPr="000C4E5F">
              <w:rPr>
                <w:rFonts w:asciiTheme="majorHAnsi" w:hAnsiTheme="majorHAnsi"/>
                <w:noProof/>
                <w:sz w:val="20"/>
                <w:szCs w:val="20"/>
              </w:rPr>
              <w:drawing>
                <wp:inline distT="0" distB="0" distL="0" distR="0" wp14:anchorId="2731D42A" wp14:editId="17470AA8">
                  <wp:extent cx="4133850" cy="2788920"/>
                  <wp:effectExtent l="0" t="0" r="0" b="0"/>
                  <wp:docPr id="121474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8358" name=""/>
                          <pic:cNvPicPr/>
                        </pic:nvPicPr>
                        <pic:blipFill>
                          <a:blip r:embed="rId54"/>
                          <a:stretch>
                            <a:fillRect/>
                          </a:stretch>
                        </pic:blipFill>
                        <pic:spPr>
                          <a:xfrm>
                            <a:off x="0" y="0"/>
                            <a:ext cx="4168492" cy="2812291"/>
                          </a:xfrm>
                          <a:prstGeom prst="rect">
                            <a:avLst/>
                          </a:prstGeom>
                        </pic:spPr>
                      </pic:pic>
                    </a:graphicData>
                  </a:graphic>
                </wp:inline>
              </w:drawing>
            </w:r>
          </w:p>
        </w:tc>
        <w:tc>
          <w:tcPr>
            <w:tcW w:w="4105" w:type="dxa"/>
          </w:tcPr>
          <w:tbl>
            <w:tblPr>
              <w:tblStyle w:val="TableGrid"/>
              <w:tblpPr w:leftFromText="180" w:rightFromText="180" w:vertAnchor="text" w:horzAnchor="margin" w:tblpX="274" w:tblpY="-160"/>
              <w:tblOverlap w:val="never"/>
              <w:tblW w:w="0" w:type="auto"/>
              <w:tblLayout w:type="fixed"/>
              <w:tblLook w:val="04A0" w:firstRow="1" w:lastRow="0" w:firstColumn="1" w:lastColumn="0" w:noHBand="0" w:noVBand="1"/>
            </w:tblPr>
            <w:tblGrid>
              <w:gridCol w:w="1701"/>
              <w:gridCol w:w="1843"/>
            </w:tblGrid>
            <w:tr w:rsidR="007376D6" w14:paraId="75AA868F" w14:textId="77777777" w:rsidTr="007B20DE">
              <w:trPr>
                <w:trHeight w:val="345"/>
              </w:trPr>
              <w:tc>
                <w:tcPr>
                  <w:tcW w:w="1701" w:type="dxa"/>
                </w:tcPr>
                <w:p w14:paraId="66871DD2" w14:textId="77777777" w:rsidR="007376D6" w:rsidRDefault="007376D6" w:rsidP="00A36060">
                  <w:pPr>
                    <w:rPr>
                      <w:b/>
                      <w:bCs/>
                      <w:sz w:val="28"/>
                      <w:szCs w:val="28"/>
                    </w:rPr>
                  </w:pPr>
                  <w:r>
                    <w:rPr>
                      <w:rFonts w:asciiTheme="majorHAnsi" w:hAnsiTheme="majorHAnsi"/>
                      <w:sz w:val="20"/>
                      <w:szCs w:val="20"/>
                    </w:rPr>
                    <w:t>Top 10 Male words</w:t>
                  </w:r>
                </w:p>
              </w:tc>
              <w:tc>
                <w:tcPr>
                  <w:tcW w:w="1843" w:type="dxa"/>
                </w:tcPr>
                <w:p w14:paraId="688FF4AD" w14:textId="77777777" w:rsidR="007376D6" w:rsidRDefault="007376D6" w:rsidP="00A36060">
                  <w:pPr>
                    <w:rPr>
                      <w:b/>
                      <w:bCs/>
                      <w:sz w:val="28"/>
                      <w:szCs w:val="28"/>
                    </w:rPr>
                  </w:pPr>
                  <w:r>
                    <w:rPr>
                      <w:rFonts w:asciiTheme="majorHAnsi" w:hAnsiTheme="majorHAnsi"/>
                      <w:sz w:val="20"/>
                      <w:szCs w:val="20"/>
                    </w:rPr>
                    <w:t>Top 10 Female words</w:t>
                  </w:r>
                </w:p>
              </w:tc>
            </w:tr>
            <w:tr w:rsidR="007376D6" w14:paraId="1B225A0D" w14:textId="77777777" w:rsidTr="007B20DE">
              <w:trPr>
                <w:trHeight w:val="3908"/>
              </w:trPr>
              <w:tc>
                <w:tcPr>
                  <w:tcW w:w="1701" w:type="dxa"/>
                </w:tcPr>
                <w:p w14:paraId="229BA987" w14:textId="14CB028B" w:rsidR="007B20DE" w:rsidRPr="007B20DE" w:rsidRDefault="007B20DE" w:rsidP="007B20DE">
                  <w:pPr>
                    <w:rPr>
                      <w:rFonts w:asciiTheme="majorHAnsi" w:hAnsiTheme="majorHAnsi"/>
                      <w:sz w:val="18"/>
                      <w:szCs w:val="18"/>
                    </w:rPr>
                  </w:pPr>
                  <w:r w:rsidRPr="007B20DE">
                    <w:rPr>
                      <w:rFonts w:asciiTheme="majorHAnsi" w:hAnsiTheme="majorHAnsi"/>
                      <w:sz w:val="18"/>
                      <w:szCs w:val="18"/>
                    </w:rPr>
                    <w:t>('firm', 1.12320166568)</w:t>
                  </w:r>
                </w:p>
                <w:p w14:paraId="48C352B2" w14:textId="12F05B77" w:rsidR="007B20DE" w:rsidRPr="007B20DE" w:rsidRDefault="007B20DE" w:rsidP="007B20DE">
                  <w:pPr>
                    <w:rPr>
                      <w:rFonts w:asciiTheme="majorHAnsi" w:hAnsiTheme="majorHAnsi"/>
                      <w:sz w:val="18"/>
                      <w:szCs w:val="18"/>
                    </w:rPr>
                  </w:pPr>
                  <w:r w:rsidRPr="007B20DE">
                    <w:rPr>
                      <w:rFonts w:asciiTheme="majorHAnsi" w:hAnsiTheme="majorHAnsi"/>
                      <w:sz w:val="18"/>
                      <w:szCs w:val="18"/>
                    </w:rPr>
                    <w:t>('cfo', 1.01663746955)</w:t>
                  </w:r>
                </w:p>
                <w:p w14:paraId="0848486A" w14:textId="76624EF6" w:rsidR="007B20DE" w:rsidRPr="007B20DE" w:rsidRDefault="007B20DE" w:rsidP="007B20DE">
                  <w:pPr>
                    <w:rPr>
                      <w:rFonts w:asciiTheme="majorHAnsi" w:hAnsiTheme="majorHAnsi"/>
                      <w:sz w:val="18"/>
                      <w:szCs w:val="18"/>
                    </w:rPr>
                  </w:pPr>
                  <w:r w:rsidRPr="007B20DE">
                    <w:rPr>
                      <w:rFonts w:asciiTheme="majorHAnsi" w:hAnsiTheme="majorHAnsi"/>
                      <w:sz w:val="18"/>
                      <w:szCs w:val="18"/>
                    </w:rPr>
                    <w:t>('mr', 0.79497674884)</w:t>
                  </w:r>
                </w:p>
                <w:p w14:paraId="580EC480" w14:textId="0FB93124" w:rsidR="007B20DE" w:rsidRPr="007B20DE" w:rsidRDefault="007B20DE" w:rsidP="007B20DE">
                  <w:pPr>
                    <w:rPr>
                      <w:rFonts w:asciiTheme="majorHAnsi" w:hAnsiTheme="majorHAnsi"/>
                      <w:sz w:val="18"/>
                      <w:szCs w:val="18"/>
                    </w:rPr>
                  </w:pPr>
                  <w:r w:rsidRPr="007B20DE">
                    <w:rPr>
                      <w:rFonts w:asciiTheme="majorHAnsi" w:hAnsiTheme="majorHAnsi"/>
                      <w:sz w:val="18"/>
                      <w:szCs w:val="18"/>
                    </w:rPr>
                    <w:t>('business', 0.75258890695)</w:t>
                  </w:r>
                </w:p>
                <w:p w14:paraId="499552F8" w14:textId="276C77AC" w:rsidR="007B20DE" w:rsidRPr="007B20DE" w:rsidRDefault="007B20DE" w:rsidP="007B20DE">
                  <w:pPr>
                    <w:rPr>
                      <w:rFonts w:asciiTheme="majorHAnsi" w:hAnsiTheme="majorHAnsi"/>
                      <w:sz w:val="18"/>
                      <w:szCs w:val="18"/>
                    </w:rPr>
                  </w:pPr>
                  <w:r w:rsidRPr="007B20DE">
                    <w:rPr>
                      <w:rFonts w:asciiTheme="majorHAnsi" w:hAnsiTheme="majorHAnsi"/>
                      <w:sz w:val="18"/>
                      <w:szCs w:val="18"/>
                    </w:rPr>
                    <w:t>('clients', 0.74351335758)</w:t>
                  </w:r>
                </w:p>
                <w:p w14:paraId="009CC03A" w14:textId="034D1DB6" w:rsidR="007B20DE" w:rsidRPr="007B20DE" w:rsidRDefault="007B20DE" w:rsidP="007B20DE">
                  <w:pPr>
                    <w:rPr>
                      <w:rFonts w:asciiTheme="majorHAnsi" w:hAnsiTheme="majorHAnsi"/>
                      <w:sz w:val="18"/>
                      <w:szCs w:val="18"/>
                    </w:rPr>
                  </w:pPr>
                  <w:r w:rsidRPr="007B20DE">
                    <w:rPr>
                      <w:rFonts w:asciiTheme="majorHAnsi" w:hAnsiTheme="majorHAnsi"/>
                      <w:sz w:val="18"/>
                      <w:szCs w:val="18"/>
                    </w:rPr>
                    <w:t>('management', 0.6305861748)</w:t>
                  </w:r>
                </w:p>
                <w:p w14:paraId="1887132A" w14:textId="0DBA28AB" w:rsidR="007B20DE" w:rsidRPr="007B20DE" w:rsidRDefault="007B20DE" w:rsidP="007B20DE">
                  <w:pPr>
                    <w:rPr>
                      <w:rFonts w:asciiTheme="majorHAnsi" w:hAnsiTheme="majorHAnsi"/>
                      <w:sz w:val="18"/>
                      <w:szCs w:val="18"/>
                    </w:rPr>
                  </w:pPr>
                  <w:r w:rsidRPr="007B20DE">
                    <w:rPr>
                      <w:rFonts w:asciiTheme="majorHAnsi" w:hAnsiTheme="majorHAnsi"/>
                      <w:sz w:val="18"/>
                      <w:szCs w:val="18"/>
                    </w:rPr>
                    <w:t>('officer', 0.59233758302)</w:t>
                  </w:r>
                </w:p>
                <w:p w14:paraId="10F6FE8A" w14:textId="1B420631" w:rsidR="007B20DE" w:rsidRPr="007B20DE" w:rsidRDefault="007B20DE" w:rsidP="007B20DE">
                  <w:pPr>
                    <w:rPr>
                      <w:rFonts w:asciiTheme="majorHAnsi" w:hAnsiTheme="majorHAnsi"/>
                      <w:sz w:val="18"/>
                      <w:szCs w:val="18"/>
                    </w:rPr>
                  </w:pPr>
                  <w:r w:rsidRPr="007B20DE">
                    <w:rPr>
                      <w:rFonts w:asciiTheme="majorHAnsi" w:hAnsiTheme="majorHAnsi"/>
                      <w:sz w:val="18"/>
                      <w:szCs w:val="18"/>
                    </w:rPr>
                    <w:t>('president', 0.58675362988)</w:t>
                  </w:r>
                </w:p>
                <w:p w14:paraId="6E8FAFA9" w14:textId="12CD728D" w:rsidR="007B20DE" w:rsidRPr="007B20DE" w:rsidRDefault="007B20DE" w:rsidP="007B20DE">
                  <w:pPr>
                    <w:rPr>
                      <w:rFonts w:asciiTheme="majorHAnsi" w:hAnsiTheme="majorHAnsi"/>
                      <w:sz w:val="18"/>
                      <w:szCs w:val="18"/>
                    </w:rPr>
                  </w:pPr>
                  <w:r w:rsidRPr="007B20DE">
                    <w:rPr>
                      <w:rFonts w:asciiTheme="majorHAnsi" w:hAnsiTheme="majorHAnsi"/>
                      <w:sz w:val="18"/>
                      <w:szCs w:val="18"/>
                    </w:rPr>
                    <w:t>('on', 0.54873321321)</w:t>
                  </w:r>
                </w:p>
                <w:p w14:paraId="32A53EE8" w14:textId="70E7F270" w:rsidR="007376D6" w:rsidRPr="00D82313" w:rsidRDefault="007B20DE" w:rsidP="007B20DE">
                  <w:pPr>
                    <w:rPr>
                      <w:rFonts w:asciiTheme="majorHAnsi" w:hAnsiTheme="majorHAnsi"/>
                      <w:sz w:val="18"/>
                      <w:szCs w:val="18"/>
                    </w:rPr>
                  </w:pPr>
                  <w:r w:rsidRPr="007B20DE">
                    <w:rPr>
                      <w:rFonts w:asciiTheme="majorHAnsi" w:hAnsiTheme="majorHAnsi"/>
                      <w:sz w:val="18"/>
                      <w:szCs w:val="18"/>
                    </w:rPr>
                    <w:t>('time', 0.53368911700)</w:t>
                  </w:r>
                </w:p>
              </w:tc>
              <w:tc>
                <w:tcPr>
                  <w:tcW w:w="1843" w:type="dxa"/>
                </w:tcPr>
                <w:p w14:paraId="099CBA67" w14:textId="77CD7DDB" w:rsidR="007B20DE" w:rsidRPr="007B20DE" w:rsidRDefault="007B20DE" w:rsidP="007B20DE">
                  <w:pPr>
                    <w:rPr>
                      <w:rFonts w:asciiTheme="majorHAnsi" w:hAnsiTheme="majorHAnsi"/>
                      <w:sz w:val="18"/>
                      <w:szCs w:val="18"/>
                    </w:rPr>
                  </w:pPr>
                  <w:r w:rsidRPr="007B20DE">
                    <w:rPr>
                      <w:rFonts w:asciiTheme="majorHAnsi" w:hAnsiTheme="majorHAnsi"/>
                      <w:sz w:val="18"/>
                      <w:szCs w:val="18"/>
                    </w:rPr>
                    <w:t>('ms', -2.53728012150)</w:t>
                  </w:r>
                </w:p>
                <w:p w14:paraId="5CA7C959" w14:textId="2CF25F2D" w:rsidR="007B20DE" w:rsidRPr="007B20DE" w:rsidRDefault="007B20DE" w:rsidP="007B20DE">
                  <w:pPr>
                    <w:rPr>
                      <w:rFonts w:asciiTheme="majorHAnsi" w:hAnsiTheme="majorHAnsi"/>
                      <w:sz w:val="18"/>
                      <w:szCs w:val="18"/>
                    </w:rPr>
                  </w:pPr>
                  <w:r w:rsidRPr="007B20DE">
                    <w:rPr>
                      <w:rFonts w:asciiTheme="majorHAnsi" w:hAnsiTheme="majorHAnsi"/>
                      <w:sz w:val="18"/>
                      <w:szCs w:val="18"/>
                    </w:rPr>
                    <w:t>('cpas', -1.11125453694)</w:t>
                  </w:r>
                </w:p>
                <w:p w14:paraId="2BE4438F" w14:textId="6F1629E8" w:rsidR="007B20DE" w:rsidRPr="007B20DE" w:rsidRDefault="007B20DE" w:rsidP="007B20DE">
                  <w:pPr>
                    <w:rPr>
                      <w:rFonts w:asciiTheme="majorHAnsi" w:hAnsiTheme="majorHAnsi"/>
                      <w:sz w:val="18"/>
                      <w:szCs w:val="18"/>
                    </w:rPr>
                  </w:pPr>
                  <w:r w:rsidRPr="007B20DE">
                    <w:rPr>
                      <w:rFonts w:asciiTheme="majorHAnsi" w:hAnsiTheme="majorHAnsi"/>
                      <w:sz w:val="18"/>
                      <w:szCs w:val="18"/>
                    </w:rPr>
                    <w:t>('mrs', -0.97005281594)</w:t>
                  </w:r>
                </w:p>
                <w:p w14:paraId="6F0091D3" w14:textId="6839D044" w:rsidR="007B20DE" w:rsidRPr="007B20DE" w:rsidRDefault="007B20DE" w:rsidP="007B20DE">
                  <w:pPr>
                    <w:rPr>
                      <w:rFonts w:asciiTheme="majorHAnsi" w:hAnsiTheme="majorHAnsi"/>
                      <w:sz w:val="18"/>
                      <w:szCs w:val="18"/>
                    </w:rPr>
                  </w:pPr>
                  <w:r w:rsidRPr="007B20DE">
                    <w:rPr>
                      <w:rFonts w:asciiTheme="majorHAnsi" w:hAnsiTheme="majorHAnsi"/>
                      <w:sz w:val="18"/>
                      <w:szCs w:val="18"/>
                    </w:rPr>
                    <w:t>('eithne', -0.87057661819)</w:t>
                  </w:r>
                </w:p>
                <w:p w14:paraId="03E7336F" w14:textId="66174B41" w:rsidR="007B20DE" w:rsidRPr="007B20DE" w:rsidRDefault="007B20DE" w:rsidP="007B20DE">
                  <w:pPr>
                    <w:rPr>
                      <w:rFonts w:asciiTheme="majorHAnsi" w:hAnsiTheme="majorHAnsi"/>
                      <w:sz w:val="18"/>
                      <w:szCs w:val="18"/>
                    </w:rPr>
                  </w:pPr>
                  <w:r w:rsidRPr="007B20DE">
                    <w:rPr>
                      <w:rFonts w:asciiTheme="majorHAnsi" w:hAnsiTheme="majorHAnsi"/>
                      <w:sz w:val="18"/>
                      <w:szCs w:val="18"/>
                    </w:rPr>
                    <w:t>('accountant', -0.85611043580)</w:t>
                  </w:r>
                </w:p>
                <w:p w14:paraId="57ACCC77" w14:textId="27318DC7" w:rsidR="007B20DE" w:rsidRPr="007B20DE" w:rsidRDefault="007B20DE" w:rsidP="007B20DE">
                  <w:pPr>
                    <w:rPr>
                      <w:rFonts w:asciiTheme="majorHAnsi" w:hAnsiTheme="majorHAnsi"/>
                      <w:sz w:val="18"/>
                      <w:szCs w:val="18"/>
                    </w:rPr>
                  </w:pPr>
                  <w:r w:rsidRPr="007B20DE">
                    <w:rPr>
                      <w:rFonts w:asciiTheme="majorHAnsi" w:hAnsiTheme="majorHAnsi"/>
                      <w:sz w:val="18"/>
                      <w:szCs w:val="18"/>
                    </w:rPr>
                    <w:t>('catherine', -0.83720843904)</w:t>
                  </w:r>
                </w:p>
                <w:p w14:paraId="1B2CD257" w14:textId="5418FCC2" w:rsidR="007B20DE" w:rsidRPr="007B20DE" w:rsidRDefault="007B20DE" w:rsidP="007B20DE">
                  <w:pPr>
                    <w:rPr>
                      <w:rFonts w:asciiTheme="majorHAnsi" w:hAnsiTheme="majorHAnsi"/>
                      <w:sz w:val="18"/>
                      <w:szCs w:val="18"/>
                    </w:rPr>
                  </w:pPr>
                  <w:r w:rsidRPr="007B20DE">
                    <w:rPr>
                      <w:rFonts w:asciiTheme="majorHAnsi" w:hAnsiTheme="majorHAnsi"/>
                      <w:sz w:val="18"/>
                      <w:szCs w:val="18"/>
                    </w:rPr>
                    <w:t>('jennifer', -0.8327113712)</w:t>
                  </w:r>
                </w:p>
                <w:p w14:paraId="218E16AB" w14:textId="5943248E" w:rsidR="007B20DE" w:rsidRPr="007B20DE" w:rsidRDefault="007B20DE" w:rsidP="007B20DE">
                  <w:pPr>
                    <w:rPr>
                      <w:rFonts w:asciiTheme="majorHAnsi" w:hAnsiTheme="majorHAnsi"/>
                      <w:sz w:val="18"/>
                      <w:szCs w:val="18"/>
                    </w:rPr>
                  </w:pPr>
                  <w:r w:rsidRPr="007B20DE">
                    <w:rPr>
                      <w:rFonts w:asciiTheme="majorHAnsi" w:hAnsiTheme="majorHAnsi"/>
                      <w:sz w:val="18"/>
                      <w:szCs w:val="18"/>
                    </w:rPr>
                    <w:t>('amy', -0.8200314079)</w:t>
                  </w:r>
                </w:p>
                <w:p w14:paraId="63086766" w14:textId="56D15EF0" w:rsidR="007B20DE" w:rsidRPr="007B20DE" w:rsidRDefault="007B20DE" w:rsidP="007B20DE">
                  <w:pPr>
                    <w:rPr>
                      <w:rFonts w:asciiTheme="majorHAnsi" w:hAnsiTheme="majorHAnsi"/>
                      <w:sz w:val="18"/>
                      <w:szCs w:val="18"/>
                    </w:rPr>
                  </w:pPr>
                  <w:r w:rsidRPr="007B20DE">
                    <w:rPr>
                      <w:rFonts w:asciiTheme="majorHAnsi" w:hAnsiTheme="majorHAnsi"/>
                      <w:sz w:val="18"/>
                      <w:szCs w:val="18"/>
                    </w:rPr>
                    <w:t>('jane', -0.78240314218)</w:t>
                  </w:r>
                </w:p>
                <w:p w14:paraId="221BAF57" w14:textId="26EFCC3E" w:rsidR="007376D6" w:rsidRDefault="007B20DE" w:rsidP="007B20DE">
                  <w:pPr>
                    <w:rPr>
                      <w:b/>
                      <w:bCs/>
                      <w:sz w:val="28"/>
                      <w:szCs w:val="28"/>
                    </w:rPr>
                  </w:pPr>
                  <w:r w:rsidRPr="007B20DE">
                    <w:rPr>
                      <w:rFonts w:asciiTheme="majorHAnsi" w:hAnsiTheme="majorHAnsi"/>
                      <w:sz w:val="18"/>
                      <w:szCs w:val="18"/>
                    </w:rPr>
                    <w:t>('ava', -0.75021025728)</w:t>
                  </w:r>
                </w:p>
              </w:tc>
            </w:tr>
          </w:tbl>
          <w:p w14:paraId="0FE5561B" w14:textId="77777777" w:rsidR="007376D6" w:rsidRDefault="007376D6" w:rsidP="00A36060">
            <w:pPr>
              <w:pStyle w:val="ListParagraph"/>
              <w:ind w:left="0"/>
              <w:rPr>
                <w:b/>
                <w:bCs/>
                <w:sz w:val="28"/>
                <w:szCs w:val="28"/>
              </w:rPr>
            </w:pPr>
          </w:p>
        </w:tc>
      </w:tr>
      <w:tr w:rsidR="007376D6" w14:paraId="6A3528BA" w14:textId="77777777" w:rsidTr="00CF2A5D">
        <w:trPr>
          <w:trHeight w:val="456"/>
        </w:trPr>
        <w:tc>
          <w:tcPr>
            <w:tcW w:w="6668" w:type="dxa"/>
          </w:tcPr>
          <w:p w14:paraId="0C4006FF" w14:textId="355C3353" w:rsidR="007376D6" w:rsidRPr="00A966A3" w:rsidRDefault="007376D6" w:rsidP="006D3852">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21</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Gender classifier wit</w:t>
            </w:r>
            <w:r>
              <w:rPr>
                <w:rFonts w:asciiTheme="majorHAnsi" w:hAnsiTheme="majorHAnsi"/>
                <w:sz w:val="20"/>
                <w:szCs w:val="20"/>
              </w:rPr>
              <w:t>h</w:t>
            </w:r>
            <w:r w:rsidRPr="00791FD2">
              <w:rPr>
                <w:rFonts w:asciiTheme="majorHAnsi" w:hAnsiTheme="majorHAnsi"/>
                <w:sz w:val="20"/>
                <w:szCs w:val="20"/>
              </w:rPr>
              <w:t xml:space="preserve"> </w:t>
            </w:r>
            <w:r>
              <w:rPr>
                <w:rFonts w:asciiTheme="majorHAnsi" w:hAnsiTheme="majorHAnsi"/>
                <w:sz w:val="20"/>
                <w:szCs w:val="20"/>
              </w:rPr>
              <w:t>M</w:t>
            </w:r>
            <w:r w:rsidRPr="00791FD2">
              <w:rPr>
                <w:rFonts w:asciiTheme="majorHAnsi" w:hAnsiTheme="majorHAnsi"/>
                <w:sz w:val="20"/>
                <w:szCs w:val="20"/>
              </w:rPr>
              <w:t>asking</w:t>
            </w:r>
            <w:r>
              <w:rPr>
                <w:rFonts w:asciiTheme="majorHAnsi" w:hAnsiTheme="majorHAnsi"/>
                <w:sz w:val="20"/>
                <w:szCs w:val="20"/>
              </w:rPr>
              <w:t xml:space="preserve"> Social and workplace roles</w:t>
            </w:r>
          </w:p>
        </w:tc>
        <w:tc>
          <w:tcPr>
            <w:tcW w:w="4105" w:type="dxa"/>
          </w:tcPr>
          <w:p w14:paraId="0F5926E0" w14:textId="6CEAEE6F" w:rsidR="007376D6" w:rsidRDefault="007376D6" w:rsidP="00A36060">
            <w:pPr>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w:t>
            </w:r>
            <w:r w:rsidR="00B35DE1">
              <w:rPr>
                <w:rFonts w:asciiTheme="majorHAnsi" w:hAnsiTheme="majorHAnsi"/>
                <w:b/>
                <w:bCs/>
                <w:sz w:val="20"/>
                <w:szCs w:val="20"/>
              </w:rPr>
              <w:t>22</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with </w:t>
            </w:r>
            <w:r w:rsidR="00CF2A5D">
              <w:rPr>
                <w:rFonts w:asciiTheme="majorHAnsi" w:hAnsiTheme="majorHAnsi"/>
                <w:sz w:val="20"/>
                <w:szCs w:val="20"/>
              </w:rPr>
              <w:t xml:space="preserve">  </w:t>
            </w:r>
            <w:r>
              <w:rPr>
                <w:rFonts w:asciiTheme="majorHAnsi" w:hAnsiTheme="majorHAnsi"/>
                <w:sz w:val="20"/>
                <w:szCs w:val="20"/>
              </w:rPr>
              <w:t>Masking Names and pronouns</w:t>
            </w:r>
          </w:p>
        </w:tc>
      </w:tr>
      <w:tr w:rsidR="007376D6" w14:paraId="64AA6510" w14:textId="77777777" w:rsidTr="00745D6B">
        <w:trPr>
          <w:trHeight w:val="68"/>
        </w:trPr>
        <w:tc>
          <w:tcPr>
            <w:tcW w:w="6668" w:type="dxa"/>
          </w:tcPr>
          <w:p w14:paraId="485484EF" w14:textId="77777777" w:rsidR="007376D6" w:rsidRDefault="007376D6" w:rsidP="00A36060">
            <w:pPr>
              <w:rPr>
                <w:rFonts w:asciiTheme="majorHAnsi" w:hAnsiTheme="majorHAnsi"/>
                <w:b/>
                <w:bCs/>
                <w:sz w:val="20"/>
                <w:szCs w:val="20"/>
              </w:rPr>
            </w:pPr>
          </w:p>
          <w:p w14:paraId="1468611B" w14:textId="77777777" w:rsidR="006E2A2F" w:rsidRPr="00DF58FF" w:rsidRDefault="006E2A2F" w:rsidP="00A36060">
            <w:pPr>
              <w:rPr>
                <w:rFonts w:asciiTheme="majorHAnsi" w:hAnsiTheme="majorHAnsi"/>
                <w:b/>
                <w:bCs/>
                <w:sz w:val="20"/>
                <w:szCs w:val="20"/>
              </w:rPr>
            </w:pPr>
          </w:p>
        </w:tc>
        <w:tc>
          <w:tcPr>
            <w:tcW w:w="4105" w:type="dxa"/>
          </w:tcPr>
          <w:p w14:paraId="0362141E" w14:textId="77777777" w:rsidR="007376D6" w:rsidRPr="00791FD2" w:rsidRDefault="007376D6" w:rsidP="00A36060">
            <w:pPr>
              <w:rPr>
                <w:rFonts w:asciiTheme="majorHAnsi" w:hAnsiTheme="majorHAnsi"/>
                <w:b/>
                <w:bCs/>
                <w:sz w:val="20"/>
                <w:szCs w:val="20"/>
              </w:rPr>
            </w:pPr>
          </w:p>
        </w:tc>
      </w:tr>
    </w:tbl>
    <w:p w14:paraId="5D17514D" w14:textId="74DC92E5" w:rsidR="003603E1" w:rsidRPr="00745D6B" w:rsidRDefault="00A77B23" w:rsidP="00281416">
      <w:pPr>
        <w:pStyle w:val="ListParagraph"/>
        <w:numPr>
          <w:ilvl w:val="1"/>
          <w:numId w:val="88"/>
        </w:numPr>
        <w:rPr>
          <w:b/>
          <w:bCs/>
        </w:rPr>
      </w:pPr>
      <w:r>
        <w:rPr>
          <w:b/>
          <w:bCs/>
        </w:rPr>
        <w:lastRenderedPageBreak/>
        <w:t xml:space="preserve"> </w:t>
      </w:r>
      <w:r w:rsidR="00984E59" w:rsidRPr="00745D6B">
        <w:rPr>
          <w:b/>
          <w:bCs/>
        </w:rPr>
        <w:t>Synthetic Data Generation</w:t>
      </w:r>
    </w:p>
    <w:p w14:paraId="6EE1C0E1" w14:textId="16D87DEB" w:rsidR="00623D2A" w:rsidRDefault="00D41FFF" w:rsidP="00A77B23">
      <w:pPr>
        <w:ind w:left="284"/>
        <w:rPr>
          <w:sz w:val="22"/>
          <w:szCs w:val="22"/>
        </w:rPr>
      </w:pPr>
      <w:r>
        <w:rPr>
          <w:sz w:val="22"/>
          <w:szCs w:val="22"/>
        </w:rPr>
        <w:t>T</w:t>
      </w:r>
      <w:r w:rsidRPr="00D41FFF">
        <w:rPr>
          <w:sz w:val="22"/>
          <w:szCs w:val="22"/>
        </w:rPr>
        <w:t>o investigate potential biases in large language models (LLMs) when generating job application materials and job advertisements, we constructed a synthetic dataset comprising biographical inputs (bios), CVs, cover letters (CLs), and job ads</w:t>
      </w:r>
      <w:r w:rsidR="00751C22">
        <w:rPr>
          <w:sz w:val="22"/>
          <w:szCs w:val="22"/>
        </w:rPr>
        <w:t>, each having explicit gender info</w:t>
      </w:r>
      <w:r w:rsidRPr="00D41FFF">
        <w:rPr>
          <w:sz w:val="22"/>
          <w:szCs w:val="22"/>
        </w:rPr>
        <w:t xml:space="preserve">. Our experiment leverages two generative LLMs of varying scale —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w:t>
      </w:r>
      <w:r w:rsidRPr="00D41FFF">
        <w:rPr>
          <w:sz w:val="22"/>
          <w:szCs w:val="22"/>
        </w:rPr>
        <w:t>— and follows a multi-phase pipeline that systematically simulates the job application process. The setup is designed to examine how identity and background features in bios influence the language, tone, and content of model-generated outputs, as well as how models adapt to targeted job descriptions.</w:t>
      </w:r>
    </w:p>
    <w:p w14:paraId="7F9068DC" w14:textId="2792BD31" w:rsidR="00D41FFF" w:rsidRDefault="00D41FFF" w:rsidP="00A77B23">
      <w:pPr>
        <w:ind w:left="284"/>
        <w:rPr>
          <w:sz w:val="22"/>
          <w:szCs w:val="22"/>
        </w:rPr>
      </w:pPr>
      <w:r w:rsidRPr="00D41FFF">
        <w:rPr>
          <w:sz w:val="22"/>
          <w:szCs w:val="22"/>
        </w:rPr>
        <w:t>We curated a set of biographical sketches (bios), each describing a hypothetical candidate with varying identity attributes (e.g., gender, ethnicity), educational background, work experience, and professional goals. These bios serve as the foundational inputs across all stages of generation.</w:t>
      </w:r>
    </w:p>
    <w:p w14:paraId="2BAEA6AB" w14:textId="77777777" w:rsidR="00D41FFF" w:rsidRDefault="00D41FFF" w:rsidP="00281416">
      <w:pPr>
        <w:pStyle w:val="ListParagraph"/>
        <w:numPr>
          <w:ilvl w:val="2"/>
          <w:numId w:val="88"/>
        </w:numPr>
        <w:rPr>
          <w:b/>
          <w:bCs/>
          <w:sz w:val="22"/>
          <w:szCs w:val="22"/>
        </w:rPr>
      </w:pPr>
      <w:r w:rsidRPr="00D41FFF">
        <w:rPr>
          <w:b/>
          <w:bCs/>
          <w:sz w:val="22"/>
          <w:szCs w:val="22"/>
        </w:rPr>
        <w:t>Job Advertisement Generation:</w:t>
      </w:r>
    </w:p>
    <w:p w14:paraId="5AD10F84" w14:textId="77777777" w:rsidR="00D41FFF" w:rsidRDefault="00D41FFF" w:rsidP="00A77B23">
      <w:pPr>
        <w:ind w:left="568"/>
        <w:rPr>
          <w:sz w:val="22"/>
          <w:szCs w:val="22"/>
        </w:rPr>
      </w:pPr>
      <w:r w:rsidRPr="00D41FFF">
        <w:rPr>
          <w:sz w:val="22"/>
          <w:szCs w:val="22"/>
        </w:rPr>
        <w:t>Each bio was used to condition the generation of job advertisements using both LLaMA 2.8B and LLaMA 3.2B models. We employed a consistent prompt template:</w:t>
      </w:r>
    </w:p>
    <w:p w14:paraId="1467D374" w14:textId="669E03DA" w:rsidR="00D41FFF" w:rsidRDefault="00D41FFF" w:rsidP="00A77B23">
      <w:pPr>
        <w:ind w:left="568"/>
        <w:rPr>
          <w:i/>
          <w:iCs/>
          <w:sz w:val="22"/>
          <w:szCs w:val="22"/>
        </w:rPr>
      </w:pPr>
      <w:r w:rsidRPr="00D41FFF">
        <w:rPr>
          <w:i/>
          <w:iCs/>
          <w:sz w:val="22"/>
          <w:szCs w:val="22"/>
        </w:rPr>
        <w:t>“Generate a job ad for the following profession. {profession}</w:t>
      </w:r>
      <w:r>
        <w:rPr>
          <w:i/>
          <w:iCs/>
          <w:sz w:val="22"/>
          <w:szCs w:val="22"/>
        </w:rPr>
        <w:t>”</w:t>
      </w:r>
    </w:p>
    <w:p w14:paraId="4845AC94" w14:textId="43D0B16B" w:rsidR="00D41FFF" w:rsidRDefault="00D41FFF" w:rsidP="00A77B23">
      <w:pPr>
        <w:ind w:left="568"/>
        <w:rPr>
          <w:b/>
          <w:bCs/>
          <w:sz w:val="22"/>
          <w:szCs w:val="22"/>
        </w:rPr>
      </w:pPr>
      <w:r w:rsidRPr="00D41FFF">
        <w:rPr>
          <w:sz w:val="22"/>
          <w:szCs w:val="22"/>
        </w:rPr>
        <w:t xml:space="preserve">This step produced a total of </w:t>
      </w:r>
      <w:r>
        <w:rPr>
          <w:b/>
          <w:bCs/>
          <w:sz w:val="22"/>
          <w:szCs w:val="22"/>
        </w:rPr>
        <w:t>10</w:t>
      </w:r>
      <w:r w:rsidRPr="00D41FFF">
        <w:rPr>
          <w:b/>
          <w:bCs/>
          <w:sz w:val="22"/>
          <w:szCs w:val="22"/>
        </w:rPr>
        <w:t xml:space="preserve"> job ads</w:t>
      </w:r>
      <w:r w:rsidRPr="00D41FFF">
        <w:rPr>
          <w:sz w:val="22"/>
          <w:szCs w:val="22"/>
        </w:rPr>
        <w:t xml:space="preserve">, </w:t>
      </w:r>
      <w:r>
        <w:rPr>
          <w:sz w:val="22"/>
          <w:szCs w:val="22"/>
        </w:rPr>
        <w:t xml:space="preserve">each for every set of </w:t>
      </w:r>
      <w:r w:rsidRPr="00D41FFF">
        <w:rPr>
          <w:sz w:val="22"/>
          <w:szCs w:val="22"/>
        </w:rPr>
        <w:t xml:space="preserve"> bios. These ads reflect how the models interpret and emphasize different features from a candidate’s profile when generating a corresponding job opportunity.</w:t>
      </w:r>
    </w:p>
    <w:p w14:paraId="61CD8825" w14:textId="3B8BED11" w:rsidR="00D41FFF" w:rsidRPr="00D41FFF" w:rsidRDefault="00D41FFF" w:rsidP="00A77B23">
      <w:pPr>
        <w:ind w:left="568"/>
        <w:rPr>
          <w:sz w:val="22"/>
          <w:szCs w:val="22"/>
        </w:rPr>
      </w:pPr>
      <w:r w:rsidRPr="00D41FFF">
        <w:rPr>
          <w:sz w:val="22"/>
          <w:szCs w:val="22"/>
        </w:rPr>
        <w:t>Focusing on the “Accountant” role as a case study, we extracted all job ads generated for accountant-related bios and summarized them into a single unified job description for each model. This summarization was performed using the</w:t>
      </w:r>
      <w:r>
        <w:rPr>
          <w:sz w:val="22"/>
          <w:szCs w:val="22"/>
        </w:rPr>
        <w:t xml:space="preserve"> prompt detailed in </w:t>
      </w:r>
      <w:r w:rsidRPr="00D41FFF">
        <w:rPr>
          <w:sz w:val="22"/>
          <w:szCs w:val="22"/>
        </w:rPr>
        <w:t xml:space="preserve"> </w:t>
      </w:r>
      <w:r w:rsidRPr="00D41FFF">
        <w:rPr>
          <w:b/>
          <w:bCs/>
          <w:sz w:val="22"/>
          <w:szCs w:val="22"/>
        </w:rPr>
        <w:t>prompt_summarizedJobAD_Accountant.tx</w:t>
      </w:r>
      <w:r>
        <w:rPr>
          <w:b/>
          <w:bCs/>
          <w:sz w:val="22"/>
          <w:szCs w:val="22"/>
        </w:rPr>
        <w:t>t</w:t>
      </w:r>
    </w:p>
    <w:p w14:paraId="12A46262" w14:textId="5A8D1E92" w:rsidR="00745D6B" w:rsidRPr="00A4732F" w:rsidRDefault="00D41FFF" w:rsidP="002D2364">
      <w:pPr>
        <w:ind w:left="568"/>
        <w:rPr>
          <w:sz w:val="22"/>
          <w:szCs w:val="22"/>
        </w:rPr>
      </w:pPr>
      <w:r w:rsidRPr="00D41FFF">
        <w:rPr>
          <w:sz w:val="22"/>
          <w:szCs w:val="22"/>
        </w:rPr>
        <w:t>This step produced two standardized job ads (one per model) for the accountant role to be used in downstream application generation.</w:t>
      </w:r>
    </w:p>
    <w:p w14:paraId="2A469F2E" w14:textId="19123144" w:rsidR="00D41FFF" w:rsidRPr="00D41FFF" w:rsidRDefault="00D41FFF" w:rsidP="00281416">
      <w:pPr>
        <w:pStyle w:val="ListParagraph"/>
        <w:numPr>
          <w:ilvl w:val="2"/>
          <w:numId w:val="88"/>
        </w:numPr>
        <w:rPr>
          <w:b/>
          <w:bCs/>
          <w:sz w:val="22"/>
          <w:szCs w:val="22"/>
        </w:rPr>
      </w:pPr>
      <w:r w:rsidRPr="00D41FFF">
        <w:rPr>
          <w:b/>
          <w:bCs/>
          <w:sz w:val="22"/>
          <w:szCs w:val="22"/>
        </w:rPr>
        <w:t>CV and Cover Letter Generation (Generic Application):</w:t>
      </w:r>
    </w:p>
    <w:p w14:paraId="2BE6F221" w14:textId="64DC2151" w:rsidR="00D41FFF" w:rsidRPr="00D41FFF" w:rsidRDefault="00D41FFF" w:rsidP="00A77B23">
      <w:pPr>
        <w:ind w:left="568"/>
        <w:rPr>
          <w:sz w:val="22"/>
          <w:szCs w:val="22"/>
        </w:rPr>
      </w:pPr>
      <w:r w:rsidRPr="00D41FFF">
        <w:rPr>
          <w:sz w:val="22"/>
          <w:szCs w:val="22"/>
        </w:rPr>
        <w:t>For each bio, we generated both a CV and a cover letter using each model</w:t>
      </w:r>
      <w:r w:rsidR="00F617FD">
        <w:rPr>
          <w:sz w:val="22"/>
          <w:szCs w:val="22"/>
        </w:rPr>
        <w:t xml:space="preserve"> and generated job ad</w:t>
      </w:r>
      <w:r w:rsidRPr="00D41FFF">
        <w:rPr>
          <w:sz w:val="22"/>
          <w:szCs w:val="22"/>
        </w:rPr>
        <w:t>. Separate prompts were used for CVs and CLs to better reflect real-world application document structures:</w:t>
      </w:r>
    </w:p>
    <w:p w14:paraId="6CBB1070" w14:textId="77777777" w:rsidR="00A77B23" w:rsidRDefault="00D41FFF" w:rsidP="00A77B23">
      <w:pPr>
        <w:numPr>
          <w:ilvl w:val="0"/>
          <w:numId w:val="63"/>
        </w:numPr>
        <w:tabs>
          <w:tab w:val="num" w:pos="720"/>
        </w:tabs>
        <w:rPr>
          <w:sz w:val="22"/>
          <w:szCs w:val="22"/>
        </w:rPr>
      </w:pPr>
      <w:r w:rsidRPr="00D41FFF">
        <w:rPr>
          <w:sz w:val="22"/>
          <w:szCs w:val="22"/>
        </w:rPr>
        <w:t>CV Prompt:</w:t>
      </w:r>
    </w:p>
    <w:p w14:paraId="463534DF" w14:textId="4A8B52B6" w:rsidR="00D41FFF" w:rsidRPr="00A77B23" w:rsidRDefault="00D41FFF" w:rsidP="00A77B23">
      <w:pPr>
        <w:tabs>
          <w:tab w:val="num" w:pos="720"/>
        </w:tabs>
        <w:ind w:left="568"/>
        <w:rPr>
          <w:sz w:val="22"/>
          <w:szCs w:val="22"/>
        </w:rPr>
      </w:pPr>
      <w:r w:rsidRPr="00D41FFF">
        <w:rPr>
          <w:i/>
          <w:iCs/>
          <w:sz w:val="22"/>
          <w:szCs w:val="22"/>
        </w:rPr>
        <w:t>“</w:t>
      </w:r>
      <w:r w:rsidRPr="00A77B23">
        <w:rPr>
          <w:i/>
          <w:iCs/>
          <w:sz w:val="22"/>
          <w:szCs w:val="22"/>
        </w:rPr>
        <w:t>Generate a professional CV based on the following biography:\n\n{bio}\n\n</w:t>
      </w:r>
    </w:p>
    <w:p w14:paraId="7D5FDDC0" w14:textId="7F619112" w:rsidR="00A77B23" w:rsidRDefault="00A77B23" w:rsidP="00A77B23">
      <w:pPr>
        <w:tabs>
          <w:tab w:val="num" w:pos="720"/>
        </w:tabs>
        <w:rPr>
          <w:i/>
          <w:iCs/>
          <w:sz w:val="22"/>
          <w:szCs w:val="22"/>
        </w:rPr>
      </w:pPr>
      <w:r>
        <w:rPr>
          <w:i/>
          <w:iCs/>
          <w:sz w:val="22"/>
          <w:szCs w:val="22"/>
        </w:rPr>
        <w:t xml:space="preserve">             </w:t>
      </w:r>
      <w:r w:rsidR="00D41FFF" w:rsidRPr="00D41FFF">
        <w:rPr>
          <w:i/>
          <w:iCs/>
          <w:sz w:val="22"/>
          <w:szCs w:val="22"/>
        </w:rPr>
        <w:t>Generated CV:”</w:t>
      </w:r>
    </w:p>
    <w:p w14:paraId="30A365DD" w14:textId="5CCB4696" w:rsidR="00D41FFF" w:rsidRPr="00A77B23" w:rsidRDefault="00D41FFF" w:rsidP="00A77B23">
      <w:pPr>
        <w:numPr>
          <w:ilvl w:val="0"/>
          <w:numId w:val="63"/>
        </w:numPr>
        <w:tabs>
          <w:tab w:val="num" w:pos="720"/>
        </w:tabs>
        <w:rPr>
          <w:sz w:val="22"/>
          <w:szCs w:val="22"/>
        </w:rPr>
      </w:pPr>
      <w:r w:rsidRPr="00A77B23">
        <w:rPr>
          <w:sz w:val="22"/>
          <w:szCs w:val="22"/>
        </w:rPr>
        <w:t>CL Prompt:</w:t>
      </w:r>
    </w:p>
    <w:p w14:paraId="1FF10B03" w14:textId="5E55174E" w:rsidR="00D41FFF" w:rsidRPr="00D41FFF" w:rsidRDefault="00D41FFF" w:rsidP="00A77B23">
      <w:pPr>
        <w:ind w:left="568"/>
        <w:rPr>
          <w:i/>
          <w:iCs/>
          <w:sz w:val="22"/>
          <w:szCs w:val="22"/>
        </w:rPr>
      </w:pPr>
      <w:r w:rsidRPr="00D41FFF">
        <w:rPr>
          <w:i/>
          <w:iCs/>
          <w:sz w:val="22"/>
          <w:szCs w:val="22"/>
        </w:rPr>
        <w:t>"Write a personalized cover letter for the following biography:\n\n{bio}\n</w:t>
      </w:r>
    </w:p>
    <w:p w14:paraId="48174513" w14:textId="14139365" w:rsidR="00D41FFF" w:rsidRPr="00D41FFF" w:rsidRDefault="00D41FFF" w:rsidP="00A77B23">
      <w:pPr>
        <w:ind w:left="568"/>
        <w:rPr>
          <w:i/>
          <w:iCs/>
          <w:sz w:val="22"/>
          <w:szCs w:val="22"/>
        </w:rPr>
      </w:pPr>
      <w:r w:rsidRPr="00D41FFF">
        <w:rPr>
          <w:i/>
          <w:iCs/>
          <w:sz w:val="22"/>
          <w:szCs w:val="22"/>
        </w:rPr>
        <w:t>Generated CoverLetter:”</w:t>
      </w:r>
    </w:p>
    <w:p w14:paraId="77B2A1D9" w14:textId="3A353C1C" w:rsidR="00D41FFF" w:rsidRDefault="00D41FFF" w:rsidP="00A77B23">
      <w:pPr>
        <w:ind w:left="568"/>
        <w:rPr>
          <w:sz w:val="22"/>
          <w:szCs w:val="22"/>
        </w:rPr>
      </w:pPr>
      <w:r w:rsidRPr="00D41FFF">
        <w:rPr>
          <w:sz w:val="22"/>
          <w:szCs w:val="22"/>
        </w:rPr>
        <w:t xml:space="preserve">This resulted in a total of </w:t>
      </w:r>
      <w:r w:rsidR="00CF2EC9">
        <w:rPr>
          <w:sz w:val="22"/>
          <w:szCs w:val="22"/>
        </w:rPr>
        <w:t>2</w:t>
      </w:r>
      <w:r w:rsidRPr="00D41FFF">
        <w:rPr>
          <w:sz w:val="22"/>
          <w:szCs w:val="22"/>
        </w:rPr>
        <w:t xml:space="preserve"> </w:t>
      </w:r>
      <w:r w:rsidR="00CF2EC9">
        <w:rPr>
          <w:sz w:val="22"/>
          <w:szCs w:val="22"/>
        </w:rPr>
        <w:t>x10 x 2</w:t>
      </w:r>
      <w:r w:rsidRPr="00D41FFF">
        <w:rPr>
          <w:sz w:val="22"/>
          <w:szCs w:val="22"/>
        </w:rPr>
        <w:t xml:space="preserve"> documents</w:t>
      </w:r>
      <w:r w:rsidR="00CF2EC9">
        <w:rPr>
          <w:sz w:val="22"/>
          <w:szCs w:val="22"/>
        </w:rPr>
        <w:t xml:space="preserve"> (10 CV and 10 CL</w:t>
      </w:r>
      <w:r w:rsidRPr="00D41FFF">
        <w:rPr>
          <w:sz w:val="22"/>
          <w:szCs w:val="22"/>
        </w:rPr>
        <w:t xml:space="preserve"> per model).</w:t>
      </w:r>
    </w:p>
    <w:p w14:paraId="3D91B797" w14:textId="121041FC" w:rsidR="00CF2EC9" w:rsidRPr="00D41FFF" w:rsidRDefault="00F617FD" w:rsidP="00A77B23">
      <w:pPr>
        <w:ind w:left="644"/>
        <w:rPr>
          <w:sz w:val="22"/>
          <w:szCs w:val="22"/>
        </w:rPr>
      </w:pPr>
      <w:r>
        <w:t>T</w:t>
      </w:r>
      <w:r w:rsidRPr="00F617FD">
        <w:rPr>
          <w:sz w:val="22"/>
          <w:szCs w:val="22"/>
        </w:rPr>
        <w:t xml:space="preserve">o simulate a scenario where candidates apply for a specific job, we selected a representative </w:t>
      </w:r>
      <w:r>
        <w:rPr>
          <w:sz w:val="22"/>
          <w:szCs w:val="22"/>
        </w:rPr>
        <w:t>‘</w:t>
      </w:r>
      <w:r w:rsidRPr="00F617FD">
        <w:rPr>
          <w:sz w:val="22"/>
          <w:szCs w:val="22"/>
        </w:rPr>
        <w:t>accountant</w:t>
      </w:r>
      <w:r>
        <w:rPr>
          <w:sz w:val="22"/>
          <w:szCs w:val="22"/>
        </w:rPr>
        <w:t>’</w:t>
      </w:r>
      <w:r w:rsidRPr="00F617FD">
        <w:rPr>
          <w:sz w:val="22"/>
          <w:szCs w:val="22"/>
        </w:rPr>
        <w:t xml:space="preserve"> bio and asked each model to generate a targeted CV and CL using the summarized job description</w:t>
      </w:r>
      <w:r>
        <w:rPr>
          <w:sz w:val="22"/>
          <w:szCs w:val="22"/>
        </w:rPr>
        <w:t>.</w:t>
      </w:r>
      <w:r w:rsidRPr="00CF2EC9">
        <w:rPr>
          <w:sz w:val="22"/>
          <w:szCs w:val="22"/>
        </w:rPr>
        <w:t xml:space="preserve"> </w:t>
      </w:r>
      <w:r w:rsidR="00CF2EC9" w:rsidRPr="00CF2EC9">
        <w:rPr>
          <w:sz w:val="22"/>
          <w:szCs w:val="22"/>
        </w:rPr>
        <w:t xml:space="preserve">Subsequently, the same prompts for CV and cover letter generation were reused to produce </w:t>
      </w:r>
      <w:r w:rsidR="00CF2EC9" w:rsidRPr="00CF2EC9">
        <w:rPr>
          <w:sz w:val="22"/>
          <w:szCs w:val="22"/>
        </w:rPr>
        <w:lastRenderedPageBreak/>
        <w:t>a unified batch of outputs, which were compiled into a consolidated CSV file to facilitate downstream analysis and further experimental evaluation.</w:t>
      </w:r>
      <w:r w:rsidRPr="00F617FD">
        <w:t xml:space="preserve"> </w:t>
      </w:r>
    </w:p>
    <w:p w14:paraId="0763FB5A" w14:textId="77777777" w:rsidR="00D41FFF" w:rsidRPr="00D41FFF" w:rsidRDefault="00D41FFF" w:rsidP="00D41FFF">
      <w:pPr>
        <w:ind w:left="851"/>
        <w:rPr>
          <w:sz w:val="22"/>
          <w:szCs w:val="22"/>
        </w:rPr>
      </w:pPr>
    </w:p>
    <w:p w14:paraId="5E46621B" w14:textId="77777777" w:rsidR="00572299" w:rsidRDefault="00A77B23" w:rsidP="00572299">
      <w:pPr>
        <w:pStyle w:val="ListParagraph"/>
        <w:numPr>
          <w:ilvl w:val="1"/>
          <w:numId w:val="88"/>
        </w:numPr>
        <w:rPr>
          <w:b/>
          <w:bCs/>
        </w:rPr>
      </w:pPr>
      <w:r>
        <w:rPr>
          <w:b/>
          <w:bCs/>
        </w:rPr>
        <w:t xml:space="preserve"> </w:t>
      </w:r>
      <w:r w:rsidR="003603E1" w:rsidRPr="00623D2A">
        <w:rPr>
          <w:b/>
          <w:bCs/>
        </w:rPr>
        <w:t>Evaluation experiments</w:t>
      </w:r>
      <w:r w:rsidR="00B14CD6">
        <w:rPr>
          <w:b/>
          <w:bCs/>
        </w:rPr>
        <w:t>:</w:t>
      </w:r>
    </w:p>
    <w:p w14:paraId="563EEBAC" w14:textId="49A11F81" w:rsidR="00B14CD6" w:rsidRPr="00572299" w:rsidRDefault="00572299" w:rsidP="00572299">
      <w:pPr>
        <w:pStyle w:val="ListParagraph"/>
        <w:ind w:left="568"/>
        <w:rPr>
          <w:b/>
          <w:bCs/>
        </w:rPr>
      </w:pPr>
      <w:r w:rsidRPr="00572299">
        <w:rPr>
          <w:b/>
          <w:bCs/>
          <w:sz w:val="22"/>
          <w:szCs w:val="22"/>
        </w:rPr>
        <w:t>3.7.1</w:t>
      </w:r>
      <w:r w:rsidR="003E3BD5">
        <w:rPr>
          <w:b/>
          <w:bCs/>
          <w:sz w:val="22"/>
          <w:szCs w:val="22"/>
        </w:rPr>
        <w:t xml:space="preserve">   </w:t>
      </w:r>
      <w:r w:rsidR="00CB623F" w:rsidRPr="00572299">
        <w:rPr>
          <w:b/>
          <w:bCs/>
          <w:sz w:val="22"/>
          <w:szCs w:val="22"/>
        </w:rPr>
        <w:t xml:space="preserve">Gender classifier on </w:t>
      </w:r>
      <w:r w:rsidR="00751C22" w:rsidRPr="00572299">
        <w:rPr>
          <w:b/>
          <w:bCs/>
          <w:sz w:val="22"/>
          <w:szCs w:val="22"/>
        </w:rPr>
        <w:t>g</w:t>
      </w:r>
      <w:r w:rsidR="00CB623F" w:rsidRPr="00572299">
        <w:rPr>
          <w:b/>
          <w:bCs/>
          <w:sz w:val="22"/>
          <w:szCs w:val="22"/>
        </w:rPr>
        <w:t>enerated synthetic data</w:t>
      </w:r>
      <w:r w:rsidR="003603E1" w:rsidRPr="00572299">
        <w:rPr>
          <w:b/>
          <w:bCs/>
          <w:sz w:val="22"/>
          <w:szCs w:val="22"/>
        </w:rPr>
        <w:t xml:space="preserve"> (without lower casing and masking): </w:t>
      </w:r>
    </w:p>
    <w:p w14:paraId="0C4A5035" w14:textId="14031B67" w:rsidR="00751C22" w:rsidRPr="00B14CD6" w:rsidRDefault="00751C22" w:rsidP="00A77B23">
      <w:pPr>
        <w:ind w:left="568"/>
        <w:rPr>
          <w:b/>
          <w:bCs/>
        </w:rPr>
      </w:pPr>
      <w:r w:rsidRPr="00B14CD6">
        <w:rPr>
          <w:sz w:val="22"/>
          <w:szCs w:val="22"/>
        </w:rPr>
        <w:t>To interpret model predictions and identify influential features within the synthetic application documents, we applied a LIME classifier directly to the consolidated CSV containing generated CVs and cover letters. The input text was used in its original form—without applying any preprocessing such as stop word removal, lowercasing, or word masking—to preserve the semantic and lexical nuances in the generated content. This approach allowed us to assess how surface-level features and identity-linked language might contribute to classifier behavior.</w:t>
      </w:r>
    </w:p>
    <w:p w14:paraId="1D2E2439" w14:textId="0D3E6DCA" w:rsidR="00751C22" w:rsidRDefault="00751C22" w:rsidP="00751C22">
      <w:pPr>
        <w:ind w:left="1570"/>
        <w:rPr>
          <w:sz w:val="22"/>
          <w:szCs w:val="22"/>
        </w:rPr>
      </w:pPr>
      <w:r w:rsidRPr="0047280B">
        <w:rPr>
          <w:b/>
          <w:bCs/>
          <w:noProof/>
          <w:sz w:val="22"/>
          <w:szCs w:val="22"/>
        </w:rPr>
        <w:drawing>
          <wp:inline distT="0" distB="0" distL="0" distR="0" wp14:anchorId="2F06A950" wp14:editId="6E7D89EB">
            <wp:extent cx="4343010" cy="4475036"/>
            <wp:effectExtent l="0" t="0" r="635" b="1905"/>
            <wp:docPr id="1735171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71795" name="Picture 1" descr="A screenshot of a computer&#10;&#10;AI-generated content may be incorrect."/>
                    <pic:cNvPicPr/>
                  </pic:nvPicPr>
                  <pic:blipFill>
                    <a:blip r:embed="rId55"/>
                    <a:stretch>
                      <a:fillRect/>
                    </a:stretch>
                  </pic:blipFill>
                  <pic:spPr>
                    <a:xfrm>
                      <a:off x="0" y="0"/>
                      <a:ext cx="4369436" cy="4502266"/>
                    </a:xfrm>
                    <a:prstGeom prst="rect">
                      <a:avLst/>
                    </a:prstGeom>
                  </pic:spPr>
                </pic:pic>
              </a:graphicData>
            </a:graphic>
          </wp:inline>
        </w:drawing>
      </w:r>
    </w:p>
    <w:p w14:paraId="67FFC705" w14:textId="01600157" w:rsidR="00751C22" w:rsidRDefault="00751C22" w:rsidP="007C1CF5">
      <w:pPr>
        <w:ind w:left="850" w:firstLine="720"/>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3</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 xml:space="preserve">Gender classifier </w:t>
      </w:r>
      <w:r>
        <w:rPr>
          <w:rFonts w:asciiTheme="majorHAnsi" w:hAnsiTheme="majorHAnsi"/>
          <w:sz w:val="20"/>
          <w:szCs w:val="20"/>
        </w:rPr>
        <w:t xml:space="preserve">on generated CV/CL </w:t>
      </w:r>
      <w:r w:rsidRPr="00791FD2">
        <w:rPr>
          <w:rFonts w:asciiTheme="majorHAnsi" w:hAnsiTheme="majorHAnsi"/>
          <w:sz w:val="20"/>
          <w:szCs w:val="20"/>
        </w:rPr>
        <w:t>wit</w:t>
      </w:r>
      <w:r>
        <w:rPr>
          <w:rFonts w:asciiTheme="majorHAnsi" w:hAnsiTheme="majorHAnsi"/>
          <w:sz w:val="20"/>
          <w:szCs w:val="20"/>
        </w:rPr>
        <w:t>hout masking</w:t>
      </w:r>
    </w:p>
    <w:p w14:paraId="2F0B673B" w14:textId="77777777" w:rsidR="007C1CF5" w:rsidRDefault="007C1CF5" w:rsidP="007C1CF5">
      <w:pPr>
        <w:ind w:left="850" w:firstLine="720"/>
        <w:rPr>
          <w:b/>
          <w:bCs/>
          <w:sz w:val="22"/>
          <w:szCs w:val="22"/>
        </w:rPr>
      </w:pPr>
    </w:p>
    <w:p w14:paraId="7D8916B5" w14:textId="77777777" w:rsidR="000939DA" w:rsidRDefault="000939DA" w:rsidP="007C1CF5">
      <w:pPr>
        <w:ind w:left="850" w:firstLine="720"/>
        <w:rPr>
          <w:b/>
          <w:bCs/>
          <w:sz w:val="22"/>
          <w:szCs w:val="22"/>
        </w:rPr>
      </w:pPr>
    </w:p>
    <w:p w14:paraId="1E6A044E" w14:textId="77777777" w:rsidR="000939DA" w:rsidRDefault="000939DA" w:rsidP="007C1CF5">
      <w:pPr>
        <w:ind w:left="850" w:firstLine="720"/>
        <w:rPr>
          <w:b/>
          <w:bCs/>
          <w:sz w:val="22"/>
          <w:szCs w:val="22"/>
        </w:rPr>
      </w:pPr>
    </w:p>
    <w:p w14:paraId="33E8385D" w14:textId="77777777" w:rsidR="000939DA" w:rsidRDefault="000939DA" w:rsidP="007C1CF5">
      <w:pPr>
        <w:ind w:left="850" w:firstLine="720"/>
        <w:rPr>
          <w:b/>
          <w:bCs/>
          <w:sz w:val="22"/>
          <w:szCs w:val="22"/>
        </w:rPr>
      </w:pPr>
    </w:p>
    <w:p w14:paraId="68EEA275" w14:textId="77777777" w:rsidR="000939DA" w:rsidRDefault="000939DA" w:rsidP="007C1CF5">
      <w:pPr>
        <w:ind w:left="850" w:firstLine="720"/>
        <w:rPr>
          <w:b/>
          <w:bCs/>
          <w:sz w:val="22"/>
          <w:szCs w:val="22"/>
        </w:rPr>
      </w:pPr>
    </w:p>
    <w:p w14:paraId="6AD41D87" w14:textId="77777777" w:rsidR="000939DA" w:rsidRDefault="000939DA" w:rsidP="007C1CF5">
      <w:pPr>
        <w:ind w:left="850" w:firstLine="720"/>
        <w:rPr>
          <w:b/>
          <w:bCs/>
          <w:sz w:val="22"/>
          <w:szCs w:val="22"/>
        </w:rPr>
      </w:pPr>
    </w:p>
    <w:tbl>
      <w:tblPr>
        <w:tblStyle w:val="TableGrid"/>
        <w:tblpPr w:leftFromText="180" w:rightFromText="180" w:vertAnchor="text" w:horzAnchor="page" w:tblpXSpec="center" w:tblpY="32"/>
        <w:tblOverlap w:val="never"/>
        <w:tblW w:w="3964" w:type="dxa"/>
        <w:tblLayout w:type="fixed"/>
        <w:tblLook w:val="04A0" w:firstRow="1" w:lastRow="0" w:firstColumn="1" w:lastColumn="0" w:noHBand="0" w:noVBand="1"/>
      </w:tblPr>
      <w:tblGrid>
        <w:gridCol w:w="2122"/>
        <w:gridCol w:w="1842"/>
      </w:tblGrid>
      <w:tr w:rsidR="00751C22" w14:paraId="21C3D2D9" w14:textId="77777777" w:rsidTr="00751C22">
        <w:trPr>
          <w:trHeight w:val="352"/>
        </w:trPr>
        <w:tc>
          <w:tcPr>
            <w:tcW w:w="2122" w:type="dxa"/>
          </w:tcPr>
          <w:p w14:paraId="5A8DFBCD" w14:textId="77777777" w:rsidR="00751C22" w:rsidRDefault="00751C22" w:rsidP="00751C22">
            <w:pPr>
              <w:jc w:val="center"/>
              <w:rPr>
                <w:b/>
                <w:bCs/>
                <w:sz w:val="28"/>
                <w:szCs w:val="28"/>
              </w:rPr>
            </w:pPr>
            <w:r>
              <w:rPr>
                <w:rFonts w:asciiTheme="majorHAnsi" w:hAnsiTheme="majorHAnsi"/>
                <w:sz w:val="20"/>
                <w:szCs w:val="20"/>
              </w:rPr>
              <w:lastRenderedPageBreak/>
              <w:t>Top 10 Male words</w:t>
            </w:r>
          </w:p>
        </w:tc>
        <w:tc>
          <w:tcPr>
            <w:tcW w:w="1842" w:type="dxa"/>
          </w:tcPr>
          <w:p w14:paraId="1401BD32" w14:textId="77777777" w:rsidR="00751C22" w:rsidRDefault="00751C22" w:rsidP="00751C22">
            <w:pPr>
              <w:rPr>
                <w:b/>
                <w:bCs/>
                <w:sz w:val="28"/>
                <w:szCs w:val="28"/>
              </w:rPr>
            </w:pPr>
            <w:r>
              <w:rPr>
                <w:rFonts w:asciiTheme="majorHAnsi" w:hAnsiTheme="majorHAnsi"/>
                <w:sz w:val="20"/>
                <w:szCs w:val="20"/>
              </w:rPr>
              <w:t>Top 10 Female words</w:t>
            </w:r>
          </w:p>
        </w:tc>
      </w:tr>
      <w:tr w:rsidR="00751C22" w14:paraId="086C3796" w14:textId="77777777" w:rsidTr="00751C22">
        <w:trPr>
          <w:trHeight w:val="3996"/>
        </w:trPr>
        <w:tc>
          <w:tcPr>
            <w:tcW w:w="2122" w:type="dxa"/>
          </w:tcPr>
          <w:p w14:paraId="707CA4B2"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('Boca', 0.0144123908891)</w:t>
            </w:r>
          </w:p>
          <w:p w14:paraId="78C74702"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('problem', 0.000467150125930)</w:t>
            </w:r>
          </w:p>
          <w:p w14:paraId="0FFC0BCB"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('about', -0.002215660556)</w:t>
            </w:r>
          </w:p>
          <w:p w14:paraId="535D2C28"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('gain', -0.0149808646086)</w:t>
            </w:r>
          </w:p>
          <w:p w14:paraId="3873EA53"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('Dear', -0.024377636960)</w:t>
            </w:r>
          </w:p>
          <w:p w14:paraId="51F14C4A" w14:textId="77777777" w:rsidR="00751C22" w:rsidRPr="0047280B" w:rsidRDefault="00751C22" w:rsidP="00751C22">
            <w:pPr>
              <w:jc w:val="both"/>
              <w:rPr>
                <w:rFonts w:asciiTheme="majorHAnsi" w:hAnsiTheme="majorHAnsi"/>
                <w:sz w:val="18"/>
                <w:szCs w:val="18"/>
              </w:rPr>
            </w:pPr>
            <w:r w:rsidRPr="0047280B">
              <w:rPr>
                <w:rFonts w:asciiTheme="majorHAnsi" w:hAnsiTheme="majorHAnsi"/>
                <w:sz w:val="18"/>
                <w:szCs w:val="18"/>
              </w:rPr>
              <w:t>('provide', -0.025381619710)</w:t>
            </w:r>
          </w:p>
          <w:p w14:paraId="3108A06E"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('notary', -0.033302472296)</w:t>
            </w:r>
          </w:p>
          <w:p w14:paraId="32FF64DE"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('considering', -0.044621557865)</w:t>
            </w:r>
          </w:p>
          <w:p w14:paraId="0ACD6860"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('I', -0.0528930293781)</w:t>
            </w:r>
          </w:p>
          <w:p w14:paraId="0529E88B" w14:textId="77777777" w:rsidR="00751C22" w:rsidRPr="00D82313" w:rsidRDefault="00751C22" w:rsidP="00751C22">
            <w:pPr>
              <w:rPr>
                <w:rFonts w:asciiTheme="majorHAnsi" w:hAnsiTheme="majorHAnsi"/>
                <w:sz w:val="18"/>
                <w:szCs w:val="18"/>
              </w:rPr>
            </w:pPr>
            <w:r w:rsidRPr="0047280B">
              <w:rPr>
                <w:rFonts w:asciiTheme="majorHAnsi" w:hAnsiTheme="majorHAnsi"/>
                <w:sz w:val="18"/>
                <w:szCs w:val="18"/>
              </w:rPr>
              <w:t>('request', -0.057881901255)</w:t>
            </w:r>
          </w:p>
        </w:tc>
        <w:tc>
          <w:tcPr>
            <w:tcW w:w="1842" w:type="dxa"/>
          </w:tcPr>
          <w:p w14:paraId="33CAE2C8"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('childhood', -0.0491804092233)</w:t>
            </w:r>
          </w:p>
          <w:p w14:paraId="096AD4AC"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('cultural', -0.045383766627)</w:t>
            </w:r>
          </w:p>
          <w:p w14:paraId="626D7EEF"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('number', -0.042381719462)</w:t>
            </w:r>
          </w:p>
          <w:p w14:paraId="1DAB765C"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('Thank', -0.040983936058)</w:t>
            </w:r>
          </w:p>
          <w:p w14:paraId="55E8719A"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('a', -0.040670710436)</w:t>
            </w:r>
          </w:p>
          <w:p w14:paraId="515AF40A"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('look', -0.0401269232593)</w:t>
            </w:r>
          </w:p>
          <w:p w14:paraId="29510E55"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('proven', -0.03898721714)</w:t>
            </w:r>
          </w:p>
          <w:p w14:paraId="259F9F88"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('implemented', -0.035664336821)</w:t>
            </w:r>
          </w:p>
          <w:p w14:paraId="77B7F746" w14:textId="77777777" w:rsidR="00751C22" w:rsidRPr="0047280B" w:rsidRDefault="00751C22" w:rsidP="00751C22">
            <w:pPr>
              <w:rPr>
                <w:rFonts w:asciiTheme="majorHAnsi" w:hAnsiTheme="majorHAnsi"/>
                <w:sz w:val="18"/>
                <w:szCs w:val="18"/>
              </w:rPr>
            </w:pPr>
            <w:r w:rsidRPr="0047280B">
              <w:rPr>
                <w:rFonts w:asciiTheme="majorHAnsi" w:hAnsiTheme="majorHAnsi"/>
                <w:sz w:val="18"/>
                <w:szCs w:val="18"/>
              </w:rPr>
              <w:t>('free', -0.0338793104387)</w:t>
            </w:r>
          </w:p>
          <w:p w14:paraId="67963495" w14:textId="77777777" w:rsidR="00751C22" w:rsidRDefault="00751C22" w:rsidP="00751C22">
            <w:pPr>
              <w:rPr>
                <w:b/>
                <w:bCs/>
                <w:sz w:val="28"/>
                <w:szCs w:val="28"/>
              </w:rPr>
            </w:pPr>
            <w:r w:rsidRPr="0047280B">
              <w:rPr>
                <w:rFonts w:asciiTheme="majorHAnsi" w:hAnsiTheme="majorHAnsi"/>
                <w:sz w:val="18"/>
                <w:szCs w:val="18"/>
              </w:rPr>
              <w:t>('dedicated', -0.0314995503925)</w:t>
            </w:r>
          </w:p>
        </w:tc>
      </w:tr>
    </w:tbl>
    <w:p w14:paraId="3943F245" w14:textId="77777777" w:rsidR="00751C22" w:rsidRDefault="00751C22" w:rsidP="00751C22">
      <w:pPr>
        <w:ind w:left="1570"/>
        <w:rPr>
          <w:sz w:val="22"/>
          <w:szCs w:val="22"/>
        </w:rPr>
      </w:pPr>
    </w:p>
    <w:p w14:paraId="5008AAFE" w14:textId="77777777" w:rsidR="00751C22" w:rsidRPr="00751C22" w:rsidRDefault="00751C22" w:rsidP="00751C22">
      <w:pPr>
        <w:ind w:left="1570"/>
        <w:rPr>
          <w:sz w:val="22"/>
          <w:szCs w:val="22"/>
        </w:rPr>
      </w:pPr>
    </w:p>
    <w:p w14:paraId="3A0E65B5" w14:textId="77777777" w:rsidR="00751C22" w:rsidRDefault="00751C22" w:rsidP="00751C22">
      <w:pPr>
        <w:pStyle w:val="ListParagraph"/>
        <w:ind w:left="2290"/>
        <w:rPr>
          <w:b/>
          <w:bCs/>
          <w:sz w:val="22"/>
          <w:szCs w:val="22"/>
        </w:rPr>
      </w:pPr>
    </w:p>
    <w:p w14:paraId="76301566" w14:textId="77777777" w:rsidR="00751C22" w:rsidRDefault="00751C22" w:rsidP="00751C22">
      <w:pPr>
        <w:pStyle w:val="ListParagraph"/>
        <w:ind w:left="2290"/>
        <w:rPr>
          <w:b/>
          <w:bCs/>
          <w:sz w:val="22"/>
          <w:szCs w:val="22"/>
        </w:rPr>
      </w:pPr>
    </w:p>
    <w:p w14:paraId="1D831701" w14:textId="77777777" w:rsidR="00751C22" w:rsidRDefault="00751C22" w:rsidP="00751C22">
      <w:pPr>
        <w:pStyle w:val="ListParagraph"/>
        <w:ind w:left="2290"/>
        <w:rPr>
          <w:b/>
          <w:bCs/>
          <w:sz w:val="22"/>
          <w:szCs w:val="22"/>
        </w:rPr>
      </w:pPr>
    </w:p>
    <w:p w14:paraId="768DEFE6" w14:textId="77777777" w:rsidR="00751C22" w:rsidRDefault="00751C22" w:rsidP="00751C22">
      <w:pPr>
        <w:pStyle w:val="ListParagraph"/>
        <w:ind w:left="2290"/>
        <w:rPr>
          <w:b/>
          <w:bCs/>
          <w:sz w:val="22"/>
          <w:szCs w:val="22"/>
        </w:rPr>
      </w:pPr>
    </w:p>
    <w:p w14:paraId="37F59AA4" w14:textId="77777777" w:rsidR="00751C22" w:rsidRDefault="00751C22" w:rsidP="00751C22">
      <w:pPr>
        <w:pStyle w:val="ListParagraph"/>
        <w:ind w:left="2290"/>
        <w:rPr>
          <w:b/>
          <w:bCs/>
          <w:sz w:val="22"/>
          <w:szCs w:val="22"/>
        </w:rPr>
      </w:pPr>
    </w:p>
    <w:p w14:paraId="2B212370" w14:textId="77777777" w:rsidR="00751C22" w:rsidRDefault="00751C22" w:rsidP="00751C22">
      <w:pPr>
        <w:pStyle w:val="ListParagraph"/>
        <w:ind w:left="2290"/>
        <w:rPr>
          <w:b/>
          <w:bCs/>
          <w:sz w:val="22"/>
          <w:szCs w:val="22"/>
        </w:rPr>
      </w:pPr>
    </w:p>
    <w:p w14:paraId="48B5E547" w14:textId="77777777" w:rsidR="00751C22" w:rsidRDefault="00751C22" w:rsidP="00751C22">
      <w:pPr>
        <w:pStyle w:val="ListParagraph"/>
        <w:ind w:left="2290"/>
        <w:rPr>
          <w:b/>
          <w:bCs/>
          <w:sz w:val="22"/>
          <w:szCs w:val="22"/>
        </w:rPr>
      </w:pPr>
    </w:p>
    <w:p w14:paraId="2E284B7A" w14:textId="77777777" w:rsidR="00751C22" w:rsidRDefault="00751C22" w:rsidP="00751C22">
      <w:pPr>
        <w:pStyle w:val="ListParagraph"/>
        <w:ind w:left="2290"/>
        <w:rPr>
          <w:b/>
          <w:bCs/>
          <w:sz w:val="22"/>
          <w:szCs w:val="22"/>
        </w:rPr>
      </w:pPr>
    </w:p>
    <w:p w14:paraId="05BB1BB8" w14:textId="77777777" w:rsidR="00751C22" w:rsidRDefault="00751C22" w:rsidP="00751C22">
      <w:pPr>
        <w:pStyle w:val="ListParagraph"/>
        <w:ind w:left="2290"/>
        <w:rPr>
          <w:b/>
          <w:bCs/>
          <w:sz w:val="22"/>
          <w:szCs w:val="22"/>
        </w:rPr>
      </w:pPr>
    </w:p>
    <w:p w14:paraId="5BDA6CBA" w14:textId="77777777" w:rsidR="00751C22" w:rsidRPr="00751C22" w:rsidRDefault="00751C22" w:rsidP="00751C22">
      <w:pPr>
        <w:rPr>
          <w:b/>
          <w:bCs/>
          <w:sz w:val="22"/>
          <w:szCs w:val="22"/>
        </w:rPr>
      </w:pPr>
    </w:p>
    <w:p w14:paraId="4B240EBA" w14:textId="77777777" w:rsidR="00751C22" w:rsidRDefault="00751C22" w:rsidP="00751C22">
      <w:pPr>
        <w:rPr>
          <w:b/>
          <w:bCs/>
          <w:sz w:val="22"/>
          <w:szCs w:val="22"/>
        </w:rPr>
      </w:pPr>
    </w:p>
    <w:p w14:paraId="05793FBF" w14:textId="77777777" w:rsidR="00751C22" w:rsidRPr="00751C22" w:rsidRDefault="00751C22" w:rsidP="00751C22">
      <w:pPr>
        <w:rPr>
          <w:b/>
          <w:bCs/>
          <w:sz w:val="22"/>
          <w:szCs w:val="22"/>
        </w:rPr>
      </w:pPr>
    </w:p>
    <w:p w14:paraId="6DEC7B9E" w14:textId="6E8B6F26" w:rsidR="00751C22" w:rsidRDefault="00751C22" w:rsidP="00DD23C1">
      <w:pPr>
        <w:pStyle w:val="ListParagraph"/>
        <w:ind w:left="2290"/>
        <w:rPr>
          <w:rFonts w:asciiTheme="majorHAnsi" w:hAnsiTheme="majorHAnsi"/>
          <w:sz w:val="20"/>
          <w:szCs w:val="20"/>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4</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on generated CV/CL </w:t>
      </w:r>
      <w:r w:rsidRPr="00791FD2">
        <w:rPr>
          <w:rFonts w:asciiTheme="majorHAnsi" w:hAnsiTheme="majorHAnsi"/>
          <w:sz w:val="20"/>
          <w:szCs w:val="20"/>
        </w:rPr>
        <w:t>wit</w:t>
      </w:r>
      <w:r>
        <w:rPr>
          <w:rFonts w:asciiTheme="majorHAnsi" w:hAnsiTheme="majorHAnsi"/>
          <w:sz w:val="20"/>
          <w:szCs w:val="20"/>
        </w:rPr>
        <w:t>hout masking</w:t>
      </w:r>
    </w:p>
    <w:p w14:paraId="408C3F45" w14:textId="77777777" w:rsidR="00DD23C1" w:rsidRPr="00DD23C1" w:rsidRDefault="00DD23C1" w:rsidP="00DD23C1">
      <w:pPr>
        <w:pStyle w:val="ListParagraph"/>
        <w:ind w:left="2290"/>
        <w:rPr>
          <w:rFonts w:asciiTheme="majorHAnsi" w:hAnsiTheme="majorHAnsi"/>
          <w:sz w:val="20"/>
          <w:szCs w:val="20"/>
        </w:rPr>
      </w:pPr>
    </w:p>
    <w:p w14:paraId="2A7BBC85" w14:textId="77777777" w:rsidR="00E06C18" w:rsidRDefault="003603E1" w:rsidP="00281416">
      <w:pPr>
        <w:pStyle w:val="ListParagraph"/>
        <w:numPr>
          <w:ilvl w:val="2"/>
          <w:numId w:val="88"/>
        </w:numPr>
        <w:rPr>
          <w:b/>
          <w:bCs/>
          <w:sz w:val="22"/>
          <w:szCs w:val="22"/>
        </w:rPr>
      </w:pPr>
      <w:r w:rsidRPr="00E06C18">
        <w:rPr>
          <w:b/>
          <w:bCs/>
          <w:sz w:val="22"/>
          <w:szCs w:val="22"/>
        </w:rPr>
        <w:t>Classifier with lowercasing the text and stop words, and masking names, pronouns, social and workplace proxies</w:t>
      </w:r>
      <w:r w:rsidR="00E06C18">
        <w:rPr>
          <w:b/>
          <w:bCs/>
          <w:sz w:val="22"/>
          <w:szCs w:val="22"/>
        </w:rPr>
        <w:t>:</w:t>
      </w:r>
    </w:p>
    <w:p w14:paraId="76A34337" w14:textId="1F66168C" w:rsidR="008D077C" w:rsidRPr="00E06C18" w:rsidRDefault="008D077C" w:rsidP="00A77B23">
      <w:pPr>
        <w:ind w:left="568"/>
        <w:rPr>
          <w:b/>
          <w:bCs/>
          <w:sz w:val="22"/>
          <w:szCs w:val="22"/>
        </w:rPr>
      </w:pPr>
      <w:r w:rsidRPr="00E06C18">
        <w:rPr>
          <w:sz w:val="22"/>
          <w:szCs w:val="22"/>
        </w:rPr>
        <w:t>To reduce surface-level lexical bias and examine deeper structural and semantic patterns in gender prediction, we conducted a second round of classification using a pre-processed version of the synthetic CV and cover letter dataset. This version applied the following text normalization and masking steps:</w:t>
      </w:r>
    </w:p>
    <w:p w14:paraId="7056975A" w14:textId="77777777" w:rsidR="008D077C" w:rsidRPr="008D077C" w:rsidRDefault="008D077C" w:rsidP="008D077C">
      <w:pPr>
        <w:pStyle w:val="ListParagraph"/>
        <w:numPr>
          <w:ilvl w:val="0"/>
          <w:numId w:val="68"/>
        </w:numPr>
        <w:rPr>
          <w:sz w:val="22"/>
          <w:szCs w:val="22"/>
        </w:rPr>
      </w:pPr>
      <w:r w:rsidRPr="008D077C">
        <w:rPr>
          <w:sz w:val="22"/>
          <w:szCs w:val="22"/>
        </w:rPr>
        <w:t>Lowercasing: All text was converted to lowercase to neutralize case-based variations.</w:t>
      </w:r>
    </w:p>
    <w:p w14:paraId="44F959FF" w14:textId="77777777" w:rsidR="008D077C" w:rsidRPr="008D077C" w:rsidRDefault="008D077C" w:rsidP="008D077C">
      <w:pPr>
        <w:pStyle w:val="ListParagraph"/>
        <w:numPr>
          <w:ilvl w:val="0"/>
          <w:numId w:val="68"/>
        </w:numPr>
        <w:rPr>
          <w:sz w:val="22"/>
          <w:szCs w:val="22"/>
        </w:rPr>
      </w:pPr>
      <w:r w:rsidRPr="008D077C">
        <w:rPr>
          <w:sz w:val="22"/>
          <w:szCs w:val="22"/>
        </w:rPr>
        <w:t xml:space="preserve">Stop Word Removal: Common English stop words (e.g., </w:t>
      </w:r>
      <w:r w:rsidRPr="008D077C">
        <w:rPr>
          <w:i/>
          <w:iCs/>
          <w:sz w:val="22"/>
          <w:szCs w:val="22"/>
        </w:rPr>
        <w:t>the</w:t>
      </w:r>
      <w:r w:rsidRPr="008D077C">
        <w:rPr>
          <w:sz w:val="22"/>
          <w:szCs w:val="22"/>
        </w:rPr>
        <w:t xml:space="preserve">, </w:t>
      </w:r>
      <w:r w:rsidRPr="008D077C">
        <w:rPr>
          <w:i/>
          <w:iCs/>
          <w:sz w:val="22"/>
          <w:szCs w:val="22"/>
        </w:rPr>
        <w:t>and</w:t>
      </w:r>
      <w:r w:rsidRPr="008D077C">
        <w:rPr>
          <w:sz w:val="22"/>
          <w:szCs w:val="22"/>
        </w:rPr>
        <w:t xml:space="preserve">, </w:t>
      </w:r>
      <w:r w:rsidRPr="008D077C">
        <w:rPr>
          <w:i/>
          <w:iCs/>
          <w:sz w:val="22"/>
          <w:szCs w:val="22"/>
        </w:rPr>
        <w:t>in</w:t>
      </w:r>
      <w:r w:rsidRPr="008D077C">
        <w:rPr>
          <w:sz w:val="22"/>
          <w:szCs w:val="22"/>
        </w:rPr>
        <w:t>) were removed to emphasize meaningful content terms.</w:t>
      </w:r>
    </w:p>
    <w:p w14:paraId="2CFE60AF" w14:textId="77777777" w:rsidR="008D077C" w:rsidRPr="008D077C" w:rsidRDefault="008D077C" w:rsidP="008D077C">
      <w:pPr>
        <w:pStyle w:val="ListParagraph"/>
        <w:numPr>
          <w:ilvl w:val="0"/>
          <w:numId w:val="68"/>
        </w:numPr>
        <w:rPr>
          <w:sz w:val="22"/>
          <w:szCs w:val="22"/>
        </w:rPr>
      </w:pPr>
      <w:r w:rsidRPr="008D077C">
        <w:rPr>
          <w:sz w:val="22"/>
          <w:szCs w:val="22"/>
        </w:rPr>
        <w:t>Entity and Proxy Masking:</w:t>
      </w:r>
    </w:p>
    <w:p w14:paraId="35CFD345" w14:textId="546C302F" w:rsidR="008D077C" w:rsidRPr="008D077C" w:rsidRDefault="008D077C" w:rsidP="008D077C">
      <w:pPr>
        <w:pStyle w:val="ListParagraph"/>
        <w:numPr>
          <w:ilvl w:val="1"/>
          <w:numId w:val="68"/>
        </w:numPr>
        <w:rPr>
          <w:sz w:val="22"/>
          <w:szCs w:val="22"/>
        </w:rPr>
      </w:pPr>
      <w:r w:rsidRPr="008D077C">
        <w:rPr>
          <w:sz w:val="22"/>
          <w:szCs w:val="22"/>
        </w:rPr>
        <w:t xml:space="preserve">Names </w:t>
      </w:r>
    </w:p>
    <w:p w14:paraId="00E8D2AA" w14:textId="31E884A9" w:rsidR="008D077C" w:rsidRPr="008D077C" w:rsidRDefault="008D077C" w:rsidP="008D077C">
      <w:pPr>
        <w:pStyle w:val="ListParagraph"/>
        <w:numPr>
          <w:ilvl w:val="1"/>
          <w:numId w:val="68"/>
        </w:numPr>
        <w:rPr>
          <w:sz w:val="22"/>
          <w:szCs w:val="22"/>
        </w:rPr>
      </w:pPr>
      <w:r w:rsidRPr="008D077C">
        <w:rPr>
          <w:sz w:val="22"/>
          <w:szCs w:val="22"/>
        </w:rPr>
        <w:t xml:space="preserve">Pronouns (e.g., </w:t>
      </w:r>
      <w:r w:rsidRPr="008D077C">
        <w:rPr>
          <w:i/>
          <w:iCs/>
          <w:sz w:val="22"/>
          <w:szCs w:val="22"/>
        </w:rPr>
        <w:t>he</w:t>
      </w:r>
      <w:r w:rsidRPr="008D077C">
        <w:rPr>
          <w:sz w:val="22"/>
          <w:szCs w:val="22"/>
        </w:rPr>
        <w:t xml:space="preserve">, </w:t>
      </w:r>
      <w:r w:rsidRPr="008D077C">
        <w:rPr>
          <w:i/>
          <w:iCs/>
          <w:sz w:val="22"/>
          <w:szCs w:val="22"/>
        </w:rPr>
        <w:t>she</w:t>
      </w:r>
      <w:r w:rsidRPr="008D077C">
        <w:rPr>
          <w:sz w:val="22"/>
          <w:szCs w:val="22"/>
        </w:rPr>
        <w:t xml:space="preserve">, </w:t>
      </w:r>
      <w:r w:rsidRPr="008D077C">
        <w:rPr>
          <w:i/>
          <w:iCs/>
          <w:sz w:val="22"/>
          <w:szCs w:val="22"/>
        </w:rPr>
        <w:t>his</w:t>
      </w:r>
      <w:r w:rsidRPr="008D077C">
        <w:rPr>
          <w:sz w:val="22"/>
          <w:szCs w:val="22"/>
        </w:rPr>
        <w:t xml:space="preserve">, </w:t>
      </w:r>
      <w:r w:rsidRPr="008D077C">
        <w:rPr>
          <w:i/>
          <w:iCs/>
          <w:sz w:val="22"/>
          <w:szCs w:val="22"/>
        </w:rPr>
        <w:t>her</w:t>
      </w:r>
      <w:r w:rsidRPr="008D077C">
        <w:rPr>
          <w:sz w:val="22"/>
          <w:szCs w:val="22"/>
        </w:rPr>
        <w:t>)</w:t>
      </w:r>
      <w:r>
        <w:rPr>
          <w:sz w:val="22"/>
          <w:szCs w:val="22"/>
        </w:rPr>
        <w:t xml:space="preserve">, </w:t>
      </w:r>
      <w:r w:rsidRPr="008D077C">
        <w:rPr>
          <w:sz w:val="18"/>
          <w:szCs w:val="18"/>
        </w:rPr>
        <w:t>Figure 8</w:t>
      </w:r>
    </w:p>
    <w:p w14:paraId="7EE67A01" w14:textId="1C883F13" w:rsidR="008D077C" w:rsidRPr="008D077C" w:rsidRDefault="008D077C" w:rsidP="008D077C">
      <w:pPr>
        <w:pStyle w:val="ListParagraph"/>
        <w:numPr>
          <w:ilvl w:val="1"/>
          <w:numId w:val="68"/>
        </w:numPr>
        <w:rPr>
          <w:sz w:val="22"/>
          <w:szCs w:val="22"/>
        </w:rPr>
      </w:pPr>
      <w:r w:rsidRPr="008D077C">
        <w:rPr>
          <w:sz w:val="22"/>
          <w:szCs w:val="22"/>
        </w:rPr>
        <w:t xml:space="preserve">Social identifiers (e.g., </w:t>
      </w:r>
      <w:r w:rsidRPr="008D077C">
        <w:rPr>
          <w:i/>
          <w:iCs/>
          <w:sz w:val="22"/>
          <w:szCs w:val="22"/>
        </w:rPr>
        <w:t>mother</w:t>
      </w:r>
      <w:r w:rsidRPr="008D077C">
        <w:rPr>
          <w:sz w:val="22"/>
          <w:szCs w:val="22"/>
        </w:rPr>
        <w:t xml:space="preserve">, </w:t>
      </w:r>
      <w:r w:rsidRPr="008D077C">
        <w:rPr>
          <w:i/>
          <w:iCs/>
          <w:sz w:val="22"/>
          <w:szCs w:val="22"/>
        </w:rPr>
        <w:t>brother</w:t>
      </w:r>
      <w:r w:rsidRPr="008D077C">
        <w:rPr>
          <w:sz w:val="22"/>
          <w:szCs w:val="22"/>
        </w:rPr>
        <w:t>)</w:t>
      </w:r>
      <w:r>
        <w:rPr>
          <w:sz w:val="22"/>
          <w:szCs w:val="22"/>
        </w:rPr>
        <w:t xml:space="preserve">,  </w:t>
      </w:r>
      <w:r w:rsidRPr="008D077C">
        <w:rPr>
          <w:sz w:val="18"/>
          <w:szCs w:val="18"/>
        </w:rPr>
        <w:t xml:space="preserve">Figure </w:t>
      </w:r>
      <w:r>
        <w:rPr>
          <w:sz w:val="18"/>
          <w:szCs w:val="18"/>
        </w:rPr>
        <w:t>15</w:t>
      </w:r>
    </w:p>
    <w:p w14:paraId="6AE365AF" w14:textId="77777777" w:rsidR="008D077C" w:rsidRPr="008D077C" w:rsidRDefault="008D077C" w:rsidP="008D077C">
      <w:pPr>
        <w:pStyle w:val="ListParagraph"/>
        <w:numPr>
          <w:ilvl w:val="1"/>
          <w:numId w:val="68"/>
        </w:numPr>
        <w:rPr>
          <w:sz w:val="22"/>
          <w:szCs w:val="22"/>
        </w:rPr>
      </w:pPr>
      <w:r w:rsidRPr="008D077C">
        <w:rPr>
          <w:sz w:val="22"/>
          <w:szCs w:val="22"/>
        </w:rPr>
        <w:t xml:space="preserve">Workplace and positional cues (e.g., </w:t>
      </w:r>
      <w:r w:rsidRPr="008D077C">
        <w:rPr>
          <w:i/>
          <w:iCs/>
          <w:sz w:val="22"/>
          <w:szCs w:val="22"/>
        </w:rPr>
        <w:t>manager</w:t>
      </w:r>
      <w:r w:rsidRPr="008D077C">
        <w:rPr>
          <w:sz w:val="22"/>
          <w:szCs w:val="22"/>
        </w:rPr>
        <w:t xml:space="preserve">, </w:t>
      </w:r>
      <w:r w:rsidRPr="008D077C">
        <w:rPr>
          <w:i/>
          <w:iCs/>
          <w:sz w:val="22"/>
          <w:szCs w:val="22"/>
        </w:rPr>
        <w:t>assistant</w:t>
      </w:r>
      <w:r w:rsidRPr="008D077C">
        <w:rPr>
          <w:sz w:val="22"/>
          <w:szCs w:val="22"/>
        </w:rPr>
        <w:t xml:space="preserve">, </w:t>
      </w:r>
      <w:r w:rsidRPr="008D077C">
        <w:rPr>
          <w:i/>
          <w:iCs/>
          <w:sz w:val="22"/>
          <w:szCs w:val="22"/>
        </w:rPr>
        <w:t>executive</w:t>
      </w:r>
      <w:r w:rsidRPr="008D077C">
        <w:rPr>
          <w:sz w:val="22"/>
          <w:szCs w:val="22"/>
        </w:rPr>
        <w:t>)</w:t>
      </w:r>
    </w:p>
    <w:p w14:paraId="09A97EAE" w14:textId="3F052FF3" w:rsidR="000D3C2D" w:rsidRDefault="008D077C" w:rsidP="00A77B23">
      <w:pPr>
        <w:ind w:left="720"/>
        <w:rPr>
          <w:sz w:val="22"/>
          <w:szCs w:val="22"/>
        </w:rPr>
      </w:pPr>
      <w:r w:rsidRPr="00E663E7">
        <w:rPr>
          <w:sz w:val="22"/>
          <w:szCs w:val="22"/>
        </w:rPr>
        <w:t>Each identified token was replaced with a neutral placeholder (e.g., [NAME],</w:t>
      </w:r>
      <w:r w:rsidR="000D3C2D">
        <w:rPr>
          <w:sz w:val="22"/>
          <w:szCs w:val="22"/>
        </w:rPr>
        <w:t>or</w:t>
      </w:r>
      <w:r w:rsidRPr="00E663E7">
        <w:rPr>
          <w:sz w:val="22"/>
          <w:szCs w:val="22"/>
        </w:rPr>
        <w:t xml:space="preserve"> </w:t>
      </w:r>
      <w:r w:rsidR="000D3C2D">
        <w:rPr>
          <w:sz w:val="22"/>
          <w:szCs w:val="22"/>
        </w:rPr>
        <w:t xml:space="preserve">[ </w:t>
      </w:r>
      <w:r w:rsidRPr="00E663E7">
        <w:rPr>
          <w:sz w:val="22"/>
          <w:szCs w:val="22"/>
        </w:rPr>
        <w:t>]) to minimize the influence of direct identity cues on the classification process.</w:t>
      </w:r>
    </w:p>
    <w:p w14:paraId="42174D2C" w14:textId="17B10857" w:rsidR="00CB623F" w:rsidRPr="000D3C2D" w:rsidRDefault="008D077C" w:rsidP="00E06C18">
      <w:pPr>
        <w:ind w:left="720"/>
        <w:rPr>
          <w:sz w:val="22"/>
          <w:szCs w:val="22"/>
        </w:rPr>
      </w:pPr>
      <w:r w:rsidRPr="000D3C2D">
        <w:rPr>
          <w:sz w:val="22"/>
          <w:szCs w:val="22"/>
        </w:rPr>
        <w:t>This setup was designed to test whether gender prediction could still be achieved when overt linguistic signals were stripped, thereby isolating subtler semantic or stylistic patterns. The resulting model performance and LIME explanations were compared against the original, unprocessed classifier to evaluate the persistence of bias even under content obfuscation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gridCol w:w="3707"/>
      </w:tblGrid>
      <w:tr w:rsidR="006D40B3" w14:paraId="5077987A" w14:textId="77777777" w:rsidTr="008D077C">
        <w:tc>
          <w:tcPr>
            <w:tcW w:w="6797" w:type="dxa"/>
          </w:tcPr>
          <w:p w14:paraId="242D3C98" w14:textId="6E41D247" w:rsidR="00533914" w:rsidRDefault="00FD68C7" w:rsidP="00E6459D">
            <w:pPr>
              <w:pStyle w:val="ListParagraph"/>
              <w:ind w:left="0"/>
              <w:rPr>
                <w:b/>
                <w:bCs/>
                <w:sz w:val="22"/>
                <w:szCs w:val="22"/>
              </w:rPr>
            </w:pPr>
            <w:r w:rsidRPr="00FD68C7">
              <w:rPr>
                <w:b/>
                <w:bCs/>
                <w:noProof/>
                <w:sz w:val="22"/>
                <w:szCs w:val="22"/>
              </w:rPr>
              <w:lastRenderedPageBreak/>
              <w:drawing>
                <wp:inline distT="0" distB="0" distL="0" distR="0" wp14:anchorId="6E2CE91F" wp14:editId="2E496FE3">
                  <wp:extent cx="4237990" cy="3570262"/>
                  <wp:effectExtent l="0" t="0" r="0" b="0"/>
                  <wp:docPr id="172781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13710" name=""/>
                          <pic:cNvPicPr/>
                        </pic:nvPicPr>
                        <pic:blipFill>
                          <a:blip r:embed="rId56"/>
                          <a:stretch>
                            <a:fillRect/>
                          </a:stretch>
                        </pic:blipFill>
                        <pic:spPr>
                          <a:xfrm>
                            <a:off x="0" y="0"/>
                            <a:ext cx="4246721" cy="3577618"/>
                          </a:xfrm>
                          <a:prstGeom prst="rect">
                            <a:avLst/>
                          </a:prstGeom>
                        </pic:spPr>
                      </pic:pic>
                    </a:graphicData>
                  </a:graphic>
                </wp:inline>
              </w:drawing>
            </w:r>
          </w:p>
        </w:tc>
        <w:tc>
          <w:tcPr>
            <w:tcW w:w="3674" w:type="dxa"/>
          </w:tcPr>
          <w:tbl>
            <w:tblPr>
              <w:tblStyle w:val="TableGrid"/>
              <w:tblpPr w:leftFromText="180" w:rightFromText="180" w:vertAnchor="text" w:horzAnchor="margin" w:tblpY="620"/>
              <w:tblOverlap w:val="never"/>
              <w:tblW w:w="3539" w:type="dxa"/>
              <w:tblLayout w:type="fixed"/>
              <w:tblLook w:val="04A0" w:firstRow="1" w:lastRow="0" w:firstColumn="1" w:lastColumn="0" w:noHBand="0" w:noVBand="1"/>
            </w:tblPr>
            <w:tblGrid>
              <w:gridCol w:w="1820"/>
              <w:gridCol w:w="1719"/>
            </w:tblGrid>
            <w:tr w:rsidR="000A1856" w14:paraId="3F28DAA4" w14:textId="77777777" w:rsidTr="000A1856">
              <w:trPr>
                <w:trHeight w:val="352"/>
              </w:trPr>
              <w:tc>
                <w:tcPr>
                  <w:tcW w:w="1726" w:type="dxa"/>
                </w:tcPr>
                <w:p w14:paraId="53F1BCEA" w14:textId="77777777" w:rsidR="00533914" w:rsidRDefault="00533914" w:rsidP="00533914">
                  <w:pPr>
                    <w:rPr>
                      <w:b/>
                      <w:bCs/>
                      <w:sz w:val="28"/>
                      <w:szCs w:val="28"/>
                    </w:rPr>
                  </w:pPr>
                  <w:r>
                    <w:rPr>
                      <w:rFonts w:asciiTheme="majorHAnsi" w:hAnsiTheme="majorHAnsi"/>
                      <w:sz w:val="20"/>
                      <w:szCs w:val="20"/>
                    </w:rPr>
                    <w:t>Top 10 Male words</w:t>
                  </w:r>
                </w:p>
              </w:tc>
              <w:tc>
                <w:tcPr>
                  <w:tcW w:w="1813" w:type="dxa"/>
                </w:tcPr>
                <w:p w14:paraId="7BE945D4" w14:textId="77777777" w:rsidR="00533914" w:rsidRDefault="00533914" w:rsidP="00533914">
                  <w:pPr>
                    <w:rPr>
                      <w:b/>
                      <w:bCs/>
                      <w:sz w:val="28"/>
                      <w:szCs w:val="28"/>
                    </w:rPr>
                  </w:pPr>
                  <w:r>
                    <w:rPr>
                      <w:rFonts w:asciiTheme="majorHAnsi" w:hAnsiTheme="majorHAnsi"/>
                      <w:sz w:val="20"/>
                      <w:szCs w:val="20"/>
                    </w:rPr>
                    <w:t>Top 10 Female words</w:t>
                  </w:r>
                </w:p>
              </w:tc>
            </w:tr>
            <w:tr w:rsidR="000A1856" w14:paraId="517FEAAF" w14:textId="77777777" w:rsidTr="000A1856">
              <w:trPr>
                <w:trHeight w:val="3996"/>
              </w:trPr>
              <w:tc>
                <w:tcPr>
                  <w:tcW w:w="1726" w:type="dxa"/>
                </w:tcPr>
                <w:p w14:paraId="2A55228B" w14:textId="7041558F" w:rsidR="00FD68C7" w:rsidRPr="00FD68C7" w:rsidRDefault="00FD68C7" w:rsidP="00FD68C7">
                  <w:pPr>
                    <w:rPr>
                      <w:rFonts w:asciiTheme="majorHAnsi" w:hAnsiTheme="majorHAnsi"/>
                      <w:sz w:val="18"/>
                      <w:szCs w:val="18"/>
                    </w:rPr>
                  </w:pPr>
                  <w:r w:rsidRPr="00FD68C7">
                    <w:rPr>
                      <w:rFonts w:asciiTheme="majorHAnsi" w:hAnsiTheme="majorHAnsi"/>
                      <w:sz w:val="18"/>
                      <w:szCs w:val="18"/>
                    </w:rPr>
                    <w:t>('nbahaa', 0.011897478872)</w:t>
                  </w:r>
                </w:p>
                <w:p w14:paraId="1F1AF1C9" w14:textId="62564050" w:rsidR="00FD68C7" w:rsidRPr="00FD68C7" w:rsidRDefault="00FD68C7" w:rsidP="00FD68C7">
                  <w:pPr>
                    <w:rPr>
                      <w:rFonts w:asciiTheme="majorHAnsi" w:hAnsiTheme="majorHAnsi"/>
                      <w:sz w:val="18"/>
                      <w:szCs w:val="18"/>
                    </w:rPr>
                  </w:pPr>
                  <w:r w:rsidRPr="00FD68C7">
                    <w:rPr>
                      <w:rFonts w:asciiTheme="majorHAnsi" w:hAnsiTheme="majorHAnsi"/>
                      <w:sz w:val="18"/>
                      <w:szCs w:val="18"/>
                    </w:rPr>
                    <w:t>('main', 0.0025193954913)</w:t>
                  </w:r>
                </w:p>
                <w:p w14:paraId="67BA63D7" w14:textId="20909491" w:rsidR="00FD68C7" w:rsidRPr="00FD68C7" w:rsidRDefault="00FD68C7" w:rsidP="00FD68C7">
                  <w:pPr>
                    <w:rPr>
                      <w:rFonts w:asciiTheme="majorHAnsi" w:hAnsiTheme="majorHAnsi"/>
                      <w:sz w:val="18"/>
                      <w:szCs w:val="18"/>
                    </w:rPr>
                  </w:pPr>
                  <w:r w:rsidRPr="00FD68C7">
                    <w:rPr>
                      <w:rFonts w:asciiTheme="majorHAnsi" w:hAnsiTheme="majorHAnsi"/>
                      <w:sz w:val="18"/>
                      <w:szCs w:val="18"/>
                    </w:rPr>
                    <w:t>('certifications', 0.002089670896)</w:t>
                  </w:r>
                </w:p>
                <w:p w14:paraId="7495154E" w14:textId="67D7801D" w:rsidR="00FD68C7" w:rsidRPr="00FD68C7" w:rsidRDefault="00FD68C7" w:rsidP="00FD68C7">
                  <w:pPr>
                    <w:rPr>
                      <w:rFonts w:asciiTheme="majorHAnsi" w:hAnsiTheme="majorHAnsi"/>
                      <w:sz w:val="18"/>
                      <w:szCs w:val="18"/>
                    </w:rPr>
                  </w:pPr>
                  <w:r w:rsidRPr="00FD68C7">
                    <w:rPr>
                      <w:rFonts w:asciiTheme="majorHAnsi" w:hAnsiTheme="majorHAnsi"/>
                      <w:sz w:val="18"/>
                      <w:szCs w:val="18"/>
                    </w:rPr>
                    <w:t>('knowledge', 0.0009344210469)</w:t>
                  </w:r>
                </w:p>
                <w:p w14:paraId="165F4840" w14:textId="1E2CA8FC" w:rsidR="00FD68C7" w:rsidRPr="00FD68C7" w:rsidRDefault="00FD68C7" w:rsidP="00FD68C7">
                  <w:pPr>
                    <w:rPr>
                      <w:rFonts w:asciiTheme="majorHAnsi" w:hAnsiTheme="majorHAnsi"/>
                      <w:sz w:val="18"/>
                      <w:szCs w:val="18"/>
                    </w:rPr>
                  </w:pPr>
                  <w:r w:rsidRPr="00FD68C7">
                    <w:rPr>
                      <w:rFonts w:asciiTheme="majorHAnsi" w:hAnsiTheme="majorHAnsi"/>
                      <w:sz w:val="18"/>
                      <w:szCs w:val="18"/>
                    </w:rPr>
                    <w:t>('not', 0.000357532212618)</w:t>
                  </w:r>
                </w:p>
                <w:p w14:paraId="60637CEA" w14:textId="6FF0E042" w:rsidR="00FD68C7" w:rsidRPr="00FD68C7" w:rsidRDefault="00FD68C7" w:rsidP="00FD68C7">
                  <w:pPr>
                    <w:rPr>
                      <w:rFonts w:asciiTheme="majorHAnsi" w:hAnsiTheme="majorHAnsi"/>
                      <w:sz w:val="18"/>
                      <w:szCs w:val="18"/>
                    </w:rPr>
                  </w:pPr>
                  <w:r w:rsidRPr="00FD68C7">
                    <w:rPr>
                      <w:rFonts w:asciiTheme="majorHAnsi" w:hAnsiTheme="majorHAnsi"/>
                      <w:sz w:val="18"/>
                      <w:szCs w:val="18"/>
                    </w:rPr>
                    <w:t>('high', -0.00045574813184)</w:t>
                  </w:r>
                </w:p>
                <w:p w14:paraId="63BC09A7" w14:textId="6758D112" w:rsidR="00FD68C7" w:rsidRPr="00FD68C7" w:rsidRDefault="00FD68C7" w:rsidP="00FD68C7">
                  <w:pPr>
                    <w:rPr>
                      <w:rFonts w:asciiTheme="majorHAnsi" w:hAnsiTheme="majorHAnsi"/>
                      <w:sz w:val="18"/>
                      <w:szCs w:val="18"/>
                    </w:rPr>
                  </w:pPr>
                  <w:r w:rsidRPr="00FD68C7">
                    <w:rPr>
                      <w:rFonts w:asciiTheme="majorHAnsi" w:hAnsiTheme="majorHAnsi"/>
                      <w:sz w:val="18"/>
                      <w:szCs w:val="18"/>
                    </w:rPr>
                    <w:t>('prepared', -0.011131784865)</w:t>
                  </w:r>
                </w:p>
                <w:p w14:paraId="3FCB340B" w14:textId="59CE83CF" w:rsidR="00FD68C7" w:rsidRPr="00FD68C7" w:rsidRDefault="00FD68C7" w:rsidP="00FD68C7">
                  <w:pPr>
                    <w:rPr>
                      <w:rFonts w:asciiTheme="majorHAnsi" w:hAnsiTheme="majorHAnsi"/>
                      <w:sz w:val="18"/>
                      <w:szCs w:val="18"/>
                    </w:rPr>
                  </w:pPr>
                  <w:r w:rsidRPr="00FD68C7">
                    <w:rPr>
                      <w:rFonts w:asciiTheme="majorHAnsi" w:hAnsiTheme="majorHAnsi"/>
                      <w:sz w:val="18"/>
                      <w:szCs w:val="18"/>
                    </w:rPr>
                    <w:t>('strong', -0.0123455308287)</w:t>
                  </w:r>
                </w:p>
                <w:p w14:paraId="719864CE" w14:textId="562E5A35" w:rsidR="00FD68C7" w:rsidRPr="00FD68C7" w:rsidRDefault="00FD68C7" w:rsidP="00FD68C7">
                  <w:pPr>
                    <w:rPr>
                      <w:rFonts w:asciiTheme="majorHAnsi" w:hAnsiTheme="majorHAnsi"/>
                      <w:sz w:val="18"/>
                      <w:szCs w:val="18"/>
                    </w:rPr>
                  </w:pPr>
                  <w:r w:rsidRPr="00FD68C7">
                    <w:rPr>
                      <w:rFonts w:asciiTheme="majorHAnsi" w:hAnsiTheme="majorHAnsi"/>
                      <w:sz w:val="18"/>
                      <w:szCs w:val="18"/>
                    </w:rPr>
                    <w:t>('sincerely', -0.012858732555)</w:t>
                  </w:r>
                </w:p>
                <w:p w14:paraId="11876C1F" w14:textId="6610DE24" w:rsidR="00533914" w:rsidRPr="00D82313" w:rsidRDefault="00FD68C7" w:rsidP="00FD68C7">
                  <w:pPr>
                    <w:rPr>
                      <w:rFonts w:asciiTheme="majorHAnsi" w:hAnsiTheme="majorHAnsi"/>
                      <w:sz w:val="18"/>
                      <w:szCs w:val="18"/>
                    </w:rPr>
                  </w:pPr>
                  <w:r w:rsidRPr="00FD68C7">
                    <w:rPr>
                      <w:rFonts w:asciiTheme="majorHAnsi" w:hAnsiTheme="majorHAnsi"/>
                      <w:sz w:val="18"/>
                      <w:szCs w:val="18"/>
                    </w:rPr>
                    <w:t>('expand', -0.01677243165)</w:t>
                  </w:r>
                </w:p>
              </w:tc>
              <w:tc>
                <w:tcPr>
                  <w:tcW w:w="1813" w:type="dxa"/>
                </w:tcPr>
                <w:p w14:paraId="49B4B5F3" w14:textId="08DE52FD" w:rsidR="00FD68C7" w:rsidRPr="00FD68C7" w:rsidRDefault="00FD68C7" w:rsidP="00FD68C7">
                  <w:pPr>
                    <w:rPr>
                      <w:rFonts w:asciiTheme="majorHAnsi" w:hAnsiTheme="majorHAnsi"/>
                      <w:sz w:val="18"/>
                      <w:szCs w:val="18"/>
                    </w:rPr>
                  </w:pPr>
                  <w:r w:rsidRPr="00FD68C7">
                    <w:rPr>
                      <w:rFonts w:asciiTheme="majorHAnsi" w:hAnsiTheme="majorHAnsi"/>
                      <w:sz w:val="18"/>
                      <w:szCs w:val="18"/>
                    </w:rPr>
                    <w:t>('excited', -0.01627939078)</w:t>
                  </w:r>
                </w:p>
                <w:p w14:paraId="34B5141A" w14:textId="2149B658" w:rsidR="00FD68C7" w:rsidRPr="00FD68C7" w:rsidRDefault="00FD68C7" w:rsidP="00FD68C7">
                  <w:pPr>
                    <w:rPr>
                      <w:rFonts w:asciiTheme="majorHAnsi" w:hAnsiTheme="majorHAnsi"/>
                      <w:sz w:val="18"/>
                      <w:szCs w:val="18"/>
                    </w:rPr>
                  </w:pPr>
                  <w:r w:rsidRPr="00FD68C7">
                    <w:rPr>
                      <w:rFonts w:asciiTheme="majorHAnsi" w:hAnsiTheme="majorHAnsi"/>
                      <w:sz w:val="18"/>
                      <w:szCs w:val="18"/>
                    </w:rPr>
                    <w:t>('dear', -0.01273802769)</w:t>
                  </w:r>
                </w:p>
                <w:p w14:paraId="21D107B5" w14:textId="3556B9A3" w:rsidR="00FD68C7" w:rsidRPr="00FD68C7" w:rsidRDefault="00FD68C7" w:rsidP="00FD68C7">
                  <w:pPr>
                    <w:rPr>
                      <w:rFonts w:asciiTheme="majorHAnsi" w:hAnsiTheme="majorHAnsi"/>
                      <w:sz w:val="18"/>
                      <w:szCs w:val="18"/>
                    </w:rPr>
                  </w:pPr>
                  <w:r w:rsidRPr="00FD68C7">
                    <w:rPr>
                      <w:rFonts w:asciiTheme="majorHAnsi" w:hAnsiTheme="majorHAnsi"/>
                      <w:sz w:val="18"/>
                      <w:szCs w:val="18"/>
                    </w:rPr>
                    <w:t>('empowering', -0.01150273659)</w:t>
                  </w:r>
                </w:p>
                <w:p w14:paraId="6B21718F" w14:textId="713224B2" w:rsidR="00FD68C7" w:rsidRPr="00FD68C7" w:rsidRDefault="00FD68C7" w:rsidP="00FD68C7">
                  <w:pPr>
                    <w:rPr>
                      <w:rFonts w:asciiTheme="majorHAnsi" w:hAnsiTheme="majorHAnsi"/>
                      <w:sz w:val="18"/>
                      <w:szCs w:val="18"/>
                    </w:rPr>
                  </w:pPr>
                  <w:r w:rsidRPr="00FD68C7">
                    <w:rPr>
                      <w:rFonts w:asciiTheme="majorHAnsi" w:hAnsiTheme="majorHAnsi"/>
                      <w:sz w:val="18"/>
                      <w:szCs w:val="18"/>
                    </w:rPr>
                    <w:t>('memories', -0.01079713000)</w:t>
                  </w:r>
                </w:p>
                <w:p w14:paraId="7D0E6DBC" w14:textId="0F47AACE" w:rsidR="00FD68C7" w:rsidRPr="00FD68C7" w:rsidRDefault="00FD68C7" w:rsidP="00FD68C7">
                  <w:pPr>
                    <w:rPr>
                      <w:rFonts w:asciiTheme="majorHAnsi" w:hAnsiTheme="majorHAnsi"/>
                      <w:sz w:val="18"/>
                      <w:szCs w:val="18"/>
                    </w:rPr>
                  </w:pPr>
                  <w:r w:rsidRPr="00FD68C7">
                    <w:rPr>
                      <w:rFonts w:asciiTheme="majorHAnsi" w:hAnsiTheme="majorHAnsi"/>
                      <w:sz w:val="18"/>
                      <w:szCs w:val="18"/>
                    </w:rPr>
                    <w:t>('sincerely', -0.01037179952)</w:t>
                  </w:r>
                </w:p>
                <w:p w14:paraId="2D94CFFE" w14:textId="6EE42B7E" w:rsidR="00FD68C7" w:rsidRPr="00FD68C7" w:rsidRDefault="00FD68C7" w:rsidP="00FD68C7">
                  <w:pPr>
                    <w:rPr>
                      <w:rFonts w:asciiTheme="majorHAnsi" w:hAnsiTheme="majorHAnsi"/>
                      <w:sz w:val="18"/>
                      <w:szCs w:val="18"/>
                    </w:rPr>
                  </w:pPr>
                  <w:r w:rsidRPr="00FD68C7">
                    <w:rPr>
                      <w:rFonts w:asciiTheme="majorHAnsi" w:hAnsiTheme="majorHAnsi"/>
                      <w:sz w:val="18"/>
                      <w:szCs w:val="18"/>
                    </w:rPr>
                    <w:t>('name', -0.01029350643)</w:t>
                  </w:r>
                </w:p>
                <w:p w14:paraId="40FBFF24" w14:textId="2C76D5A5" w:rsidR="00FD68C7" w:rsidRPr="00FD68C7" w:rsidRDefault="00FD68C7" w:rsidP="00FD68C7">
                  <w:pPr>
                    <w:rPr>
                      <w:rFonts w:asciiTheme="majorHAnsi" w:hAnsiTheme="majorHAnsi"/>
                      <w:sz w:val="18"/>
                      <w:szCs w:val="18"/>
                    </w:rPr>
                  </w:pPr>
                  <w:r w:rsidRPr="00FD68C7">
                    <w:rPr>
                      <w:rFonts w:asciiTheme="majorHAnsi" w:hAnsiTheme="majorHAnsi"/>
                      <w:sz w:val="18"/>
                      <w:szCs w:val="18"/>
                    </w:rPr>
                    <w:t>('look', -0.01017772986)</w:t>
                  </w:r>
                </w:p>
                <w:p w14:paraId="1E77E6F1" w14:textId="7DEE89A8" w:rsidR="00FD68C7" w:rsidRPr="00FD68C7" w:rsidRDefault="00FD68C7" w:rsidP="00FD68C7">
                  <w:pPr>
                    <w:rPr>
                      <w:rFonts w:asciiTheme="majorHAnsi" w:hAnsiTheme="majorHAnsi"/>
                      <w:sz w:val="18"/>
                      <w:szCs w:val="18"/>
                    </w:rPr>
                  </w:pPr>
                  <w:r w:rsidRPr="00FD68C7">
                    <w:rPr>
                      <w:rFonts w:asciiTheme="majorHAnsi" w:hAnsiTheme="majorHAnsi"/>
                      <w:sz w:val="18"/>
                      <w:szCs w:val="18"/>
                    </w:rPr>
                    <w:t>('i', -0.00896300982)</w:t>
                  </w:r>
                </w:p>
                <w:p w14:paraId="78E35D60" w14:textId="290798EB" w:rsidR="00FD68C7" w:rsidRPr="00FD68C7" w:rsidRDefault="00FD68C7" w:rsidP="00FD68C7">
                  <w:pPr>
                    <w:rPr>
                      <w:rFonts w:asciiTheme="majorHAnsi" w:hAnsiTheme="majorHAnsi"/>
                      <w:sz w:val="18"/>
                      <w:szCs w:val="18"/>
                    </w:rPr>
                  </w:pPr>
                  <w:r w:rsidRPr="00FD68C7">
                    <w:rPr>
                      <w:rFonts w:asciiTheme="majorHAnsi" w:hAnsiTheme="majorHAnsi"/>
                      <w:sz w:val="18"/>
                      <w:szCs w:val="18"/>
                    </w:rPr>
                    <w:t>('rica', -0.00822006863)</w:t>
                  </w:r>
                </w:p>
                <w:p w14:paraId="528849B1" w14:textId="13120615" w:rsidR="00533914" w:rsidRDefault="00FD68C7" w:rsidP="00FD68C7">
                  <w:pPr>
                    <w:rPr>
                      <w:b/>
                      <w:bCs/>
                      <w:sz w:val="28"/>
                      <w:szCs w:val="28"/>
                    </w:rPr>
                  </w:pPr>
                  <w:r w:rsidRPr="00FD68C7">
                    <w:rPr>
                      <w:rFonts w:asciiTheme="majorHAnsi" w:hAnsiTheme="majorHAnsi"/>
                      <w:sz w:val="18"/>
                      <w:szCs w:val="18"/>
                    </w:rPr>
                    <w:t>('years', -0.00819463317)</w:t>
                  </w:r>
                </w:p>
              </w:tc>
            </w:tr>
          </w:tbl>
          <w:p w14:paraId="767A64BD" w14:textId="77777777" w:rsidR="00533914" w:rsidRDefault="00533914" w:rsidP="00E6459D">
            <w:pPr>
              <w:pStyle w:val="ListParagraph"/>
              <w:ind w:left="0"/>
              <w:rPr>
                <w:b/>
                <w:bCs/>
                <w:sz w:val="22"/>
                <w:szCs w:val="22"/>
              </w:rPr>
            </w:pPr>
          </w:p>
        </w:tc>
      </w:tr>
      <w:tr w:rsidR="006D40B3" w14:paraId="3C1168E0" w14:textId="77777777" w:rsidTr="008D077C">
        <w:tc>
          <w:tcPr>
            <w:tcW w:w="6797" w:type="dxa"/>
          </w:tcPr>
          <w:p w14:paraId="172156DE" w14:textId="320C4355" w:rsidR="00533914" w:rsidRDefault="00C95329" w:rsidP="00E6459D">
            <w:pPr>
              <w:pStyle w:val="ListParagraph"/>
              <w:ind w:left="0"/>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5</w:t>
            </w:r>
            <w:r w:rsidRPr="00791FD2">
              <w:rPr>
                <w:rFonts w:asciiTheme="majorHAnsi" w:hAnsiTheme="majorHAnsi"/>
                <w:b/>
                <w:bCs/>
                <w:sz w:val="20"/>
                <w:szCs w:val="20"/>
              </w:rPr>
              <w:t>:</w:t>
            </w:r>
            <w:r w:rsidRPr="00791FD2">
              <w:rPr>
                <w:b/>
                <w:bCs/>
                <w:sz w:val="22"/>
                <w:szCs w:val="22"/>
              </w:rPr>
              <w:t xml:space="preserve"> </w:t>
            </w:r>
            <w:r w:rsidRPr="00791FD2">
              <w:rPr>
                <w:rFonts w:asciiTheme="majorHAnsi" w:hAnsiTheme="majorHAnsi"/>
                <w:sz w:val="20"/>
                <w:szCs w:val="20"/>
              </w:rPr>
              <w:t xml:space="preserve">Gender classifier </w:t>
            </w:r>
            <w:r>
              <w:rPr>
                <w:rFonts w:asciiTheme="majorHAnsi" w:hAnsiTheme="majorHAnsi"/>
                <w:sz w:val="20"/>
                <w:szCs w:val="20"/>
              </w:rPr>
              <w:t xml:space="preserve">on generated CV/CL </w:t>
            </w:r>
            <w:r w:rsidRPr="00C95329">
              <w:rPr>
                <w:rFonts w:asciiTheme="majorHAnsi" w:hAnsiTheme="majorHAnsi"/>
                <w:sz w:val="20"/>
                <w:szCs w:val="20"/>
              </w:rPr>
              <w:t>with lowercasing and stop words, and masking names, pronouns, social and workplace proxies</w:t>
            </w:r>
          </w:p>
        </w:tc>
        <w:tc>
          <w:tcPr>
            <w:tcW w:w="3674" w:type="dxa"/>
          </w:tcPr>
          <w:p w14:paraId="750E2E41" w14:textId="14FDA6F6" w:rsidR="00533914" w:rsidRDefault="00C95329" w:rsidP="00E6459D">
            <w:pPr>
              <w:pStyle w:val="ListParagraph"/>
              <w:ind w:left="0"/>
              <w:rPr>
                <w:b/>
                <w:bCs/>
                <w:sz w:val="22"/>
                <w:szCs w:val="22"/>
              </w:rPr>
            </w:pPr>
            <w:r w:rsidRPr="00791FD2">
              <w:rPr>
                <w:rFonts w:asciiTheme="majorHAnsi" w:hAnsiTheme="majorHAnsi"/>
                <w:b/>
                <w:bCs/>
                <w:sz w:val="20"/>
                <w:szCs w:val="20"/>
              </w:rPr>
              <w:t>Figure</w:t>
            </w:r>
            <w:r>
              <w:rPr>
                <w:rFonts w:asciiTheme="majorHAnsi" w:hAnsiTheme="majorHAnsi"/>
                <w:b/>
                <w:bCs/>
                <w:sz w:val="20"/>
                <w:szCs w:val="20"/>
              </w:rPr>
              <w:t xml:space="preserve"> 2</w:t>
            </w:r>
            <w:r w:rsidR="0099741E">
              <w:rPr>
                <w:rFonts w:asciiTheme="majorHAnsi" w:hAnsiTheme="majorHAnsi"/>
                <w:b/>
                <w:bCs/>
                <w:sz w:val="20"/>
                <w:szCs w:val="20"/>
              </w:rPr>
              <w:t>6</w:t>
            </w:r>
            <w:r w:rsidRPr="00791FD2">
              <w:rPr>
                <w:rFonts w:asciiTheme="majorHAnsi" w:hAnsiTheme="majorHAnsi"/>
                <w:b/>
                <w:bCs/>
                <w:sz w:val="20"/>
                <w:szCs w:val="20"/>
              </w:rPr>
              <w:t>:</w:t>
            </w:r>
            <w:r w:rsidRPr="00791FD2">
              <w:rPr>
                <w:sz w:val="22"/>
                <w:szCs w:val="22"/>
              </w:rPr>
              <w:t xml:space="preserve"> </w:t>
            </w:r>
            <w:r w:rsidRPr="00791FD2">
              <w:rPr>
                <w:rFonts w:asciiTheme="majorHAnsi" w:hAnsiTheme="majorHAnsi"/>
                <w:sz w:val="20"/>
                <w:szCs w:val="20"/>
              </w:rPr>
              <w:t>List of top 10 Gender words</w:t>
            </w:r>
            <w:r>
              <w:rPr>
                <w:rFonts w:asciiTheme="majorHAnsi" w:hAnsiTheme="majorHAnsi"/>
                <w:sz w:val="20"/>
                <w:szCs w:val="20"/>
              </w:rPr>
              <w:t xml:space="preserve"> on generated CV/CL </w:t>
            </w:r>
            <w:r w:rsidRPr="00C95329">
              <w:rPr>
                <w:rFonts w:asciiTheme="majorHAnsi" w:hAnsiTheme="majorHAnsi"/>
                <w:sz w:val="20"/>
                <w:szCs w:val="20"/>
              </w:rPr>
              <w:t>with lowercasing and stop words, and masking names, pronouns, social and workplace proxies</w:t>
            </w:r>
          </w:p>
        </w:tc>
      </w:tr>
    </w:tbl>
    <w:p w14:paraId="5DA27FE2" w14:textId="77777777" w:rsidR="00A77B23" w:rsidRPr="00CB623F" w:rsidRDefault="00A77B23" w:rsidP="00CB623F">
      <w:pPr>
        <w:rPr>
          <w:b/>
          <w:bCs/>
          <w:sz w:val="28"/>
          <w:szCs w:val="28"/>
        </w:rPr>
      </w:pPr>
    </w:p>
    <w:p w14:paraId="340F387D" w14:textId="0D11E870" w:rsidR="00831B22" w:rsidRDefault="001A1597" w:rsidP="00281416">
      <w:pPr>
        <w:pStyle w:val="ListParagraph"/>
        <w:numPr>
          <w:ilvl w:val="0"/>
          <w:numId w:val="88"/>
        </w:numPr>
        <w:rPr>
          <w:b/>
          <w:bCs/>
          <w:sz w:val="28"/>
          <w:szCs w:val="28"/>
        </w:rPr>
      </w:pPr>
      <w:r w:rsidRPr="00984E59">
        <w:rPr>
          <w:b/>
          <w:bCs/>
          <w:sz w:val="28"/>
          <w:szCs w:val="28"/>
        </w:rPr>
        <w:t>Results</w:t>
      </w:r>
      <w:r w:rsidR="002210D0" w:rsidRPr="00984E59">
        <w:rPr>
          <w:b/>
          <w:bCs/>
          <w:sz w:val="28"/>
          <w:szCs w:val="28"/>
        </w:rPr>
        <w:t>:</w:t>
      </w:r>
    </w:p>
    <w:p w14:paraId="002DEDDF" w14:textId="77777777" w:rsidR="00623D2A" w:rsidRDefault="00984E59" w:rsidP="00281416">
      <w:pPr>
        <w:pStyle w:val="ListParagraph"/>
        <w:numPr>
          <w:ilvl w:val="1"/>
          <w:numId w:val="88"/>
        </w:numPr>
        <w:rPr>
          <w:b/>
          <w:bCs/>
          <w:sz w:val="22"/>
          <w:szCs w:val="22"/>
        </w:rPr>
      </w:pPr>
      <w:r w:rsidRPr="00984E59">
        <w:rPr>
          <w:b/>
          <w:bCs/>
          <w:sz w:val="22"/>
          <w:szCs w:val="22"/>
        </w:rPr>
        <w:t>Analysis on Bi</w:t>
      </w:r>
      <w:r>
        <w:rPr>
          <w:b/>
          <w:bCs/>
          <w:sz w:val="22"/>
          <w:szCs w:val="22"/>
        </w:rPr>
        <w:t>asBios</w:t>
      </w:r>
      <w:r w:rsidRPr="00984E59">
        <w:rPr>
          <w:b/>
          <w:bCs/>
          <w:sz w:val="22"/>
          <w:szCs w:val="22"/>
        </w:rPr>
        <w:t xml:space="preserve"> dataset</w:t>
      </w:r>
    </w:p>
    <w:p w14:paraId="53BEFD94" w14:textId="77777777" w:rsidR="005D6DAD" w:rsidRDefault="00DB7F5B" w:rsidP="00572299">
      <w:pPr>
        <w:ind w:left="284"/>
        <w:rPr>
          <w:sz w:val="22"/>
          <w:szCs w:val="22"/>
        </w:rPr>
      </w:pPr>
      <w:r w:rsidRPr="00DB7F5B">
        <w:rPr>
          <w:sz w:val="22"/>
          <w:szCs w:val="22"/>
        </w:rPr>
        <w:t>As shown in Figures 1 and 2, the dataset is 53.9% male (213,543) and 46.1% female (182,646). While this difference may seem small, it becomes more serious when combined with gender-stereotyped job roles. For example:</w:t>
      </w:r>
    </w:p>
    <w:p w14:paraId="475FE0F2" w14:textId="77777777" w:rsidR="005D6DAD" w:rsidRPr="005D6DAD" w:rsidRDefault="00DB7F5B" w:rsidP="005D6DAD">
      <w:pPr>
        <w:pStyle w:val="ListParagraph"/>
        <w:numPr>
          <w:ilvl w:val="0"/>
          <w:numId w:val="64"/>
        </w:numPr>
        <w:rPr>
          <w:sz w:val="22"/>
          <w:szCs w:val="22"/>
        </w:rPr>
      </w:pPr>
      <w:r w:rsidRPr="005D6DAD">
        <w:rPr>
          <w:sz w:val="22"/>
          <w:szCs w:val="22"/>
        </w:rPr>
        <w:t>Over 80% of “nurses” or “yoga teachers” are female.</w:t>
      </w:r>
    </w:p>
    <w:p w14:paraId="3FD4C0B7" w14:textId="73DDC972" w:rsidR="0099741E" w:rsidRDefault="00DB7F5B" w:rsidP="00382E3B">
      <w:pPr>
        <w:pStyle w:val="ListParagraph"/>
        <w:numPr>
          <w:ilvl w:val="0"/>
          <w:numId w:val="64"/>
        </w:numPr>
        <w:rPr>
          <w:sz w:val="22"/>
          <w:szCs w:val="22"/>
        </w:rPr>
      </w:pPr>
      <w:r w:rsidRPr="005D6DAD">
        <w:rPr>
          <w:sz w:val="22"/>
          <w:szCs w:val="22"/>
        </w:rPr>
        <w:t>Jobs like “software engineer” or “rapper” are mostly male.</w:t>
      </w:r>
    </w:p>
    <w:p w14:paraId="17EEE5A3" w14:textId="77777777" w:rsidR="00382E3B" w:rsidRPr="00382E3B" w:rsidRDefault="00382E3B" w:rsidP="00382E3B">
      <w:pPr>
        <w:pStyle w:val="ListParagraph"/>
        <w:ind w:left="1211"/>
        <w:rPr>
          <w:sz w:val="22"/>
          <w:szCs w:val="22"/>
        </w:rPr>
      </w:pPr>
    </w:p>
    <w:p w14:paraId="058CAA3D" w14:textId="77777777" w:rsidR="00A05DA7" w:rsidRDefault="00984E59" w:rsidP="00281416">
      <w:pPr>
        <w:pStyle w:val="ListParagraph"/>
        <w:numPr>
          <w:ilvl w:val="1"/>
          <w:numId w:val="88"/>
        </w:numPr>
        <w:rPr>
          <w:b/>
          <w:bCs/>
          <w:sz w:val="22"/>
          <w:szCs w:val="22"/>
        </w:rPr>
      </w:pPr>
      <w:r w:rsidRPr="00623D2A">
        <w:rPr>
          <w:b/>
          <w:bCs/>
          <w:sz w:val="22"/>
          <w:szCs w:val="22"/>
        </w:rPr>
        <w:t xml:space="preserve">Gender Classifier </w:t>
      </w:r>
    </w:p>
    <w:p w14:paraId="0BFD1E61" w14:textId="77777777" w:rsidR="00A05DA7" w:rsidRDefault="00A05DA7" w:rsidP="00281416">
      <w:pPr>
        <w:pStyle w:val="ListParagraph"/>
        <w:numPr>
          <w:ilvl w:val="2"/>
          <w:numId w:val="88"/>
        </w:numPr>
        <w:rPr>
          <w:b/>
          <w:bCs/>
          <w:sz w:val="22"/>
          <w:szCs w:val="22"/>
        </w:rPr>
      </w:pPr>
      <w:r>
        <w:rPr>
          <w:b/>
          <w:bCs/>
          <w:sz w:val="22"/>
          <w:szCs w:val="22"/>
        </w:rPr>
        <w:t xml:space="preserve">Classifier without masking or lower text: </w:t>
      </w:r>
    </w:p>
    <w:p w14:paraId="38AAB94D" w14:textId="728C0E8C" w:rsidR="00A05DA7" w:rsidRPr="00921530" w:rsidRDefault="00A05DA7" w:rsidP="00572299">
      <w:pPr>
        <w:ind w:left="568"/>
        <w:rPr>
          <w:sz w:val="22"/>
          <w:szCs w:val="22"/>
        </w:rPr>
      </w:pPr>
      <w:r w:rsidRPr="00921530">
        <w:rPr>
          <w:sz w:val="22"/>
          <w:szCs w:val="22"/>
        </w:rPr>
        <w:t xml:space="preserve">The LIME classifier predicts gender based on text, where female is predicted as 1 and male as 0 (Figure 4). Certain words seemed to push the model more strongly toward one gender than the other. For example, male-related words like </w:t>
      </w:r>
      <w:r w:rsidRPr="00921530">
        <w:rPr>
          <w:i/>
          <w:iCs/>
          <w:sz w:val="22"/>
          <w:szCs w:val="22"/>
        </w:rPr>
        <w:t>he</w:t>
      </w:r>
      <w:r w:rsidRPr="00921530">
        <w:rPr>
          <w:sz w:val="22"/>
          <w:szCs w:val="22"/>
        </w:rPr>
        <w:t xml:space="preserve">, </w:t>
      </w:r>
      <w:r w:rsidRPr="00921530">
        <w:rPr>
          <w:i/>
          <w:iCs/>
          <w:sz w:val="22"/>
          <w:szCs w:val="22"/>
        </w:rPr>
        <w:t>his</w:t>
      </w:r>
      <w:r w:rsidRPr="00921530">
        <w:rPr>
          <w:sz w:val="22"/>
          <w:szCs w:val="22"/>
        </w:rPr>
        <w:t xml:space="preserve">, </w:t>
      </w:r>
      <w:r w:rsidRPr="00921530">
        <w:rPr>
          <w:i/>
          <w:iCs/>
          <w:sz w:val="22"/>
          <w:szCs w:val="22"/>
        </w:rPr>
        <w:t>him</w:t>
      </w:r>
      <w:r w:rsidRPr="00921530">
        <w:rPr>
          <w:sz w:val="22"/>
          <w:szCs w:val="22"/>
        </w:rPr>
        <w:t xml:space="preserve">, </w:t>
      </w:r>
      <w:r w:rsidRPr="00921530">
        <w:rPr>
          <w:i/>
          <w:iCs/>
          <w:sz w:val="22"/>
          <w:szCs w:val="22"/>
        </w:rPr>
        <w:t>Mr.</w:t>
      </w:r>
      <w:r w:rsidRPr="00921530">
        <w:rPr>
          <w:sz w:val="22"/>
          <w:szCs w:val="22"/>
        </w:rPr>
        <w:t xml:space="preserve">, </w:t>
      </w:r>
      <w:r w:rsidRPr="00921530">
        <w:rPr>
          <w:i/>
          <w:iCs/>
          <w:sz w:val="22"/>
          <w:szCs w:val="22"/>
        </w:rPr>
        <w:t>Penticostal</w:t>
      </w:r>
      <w:r w:rsidRPr="00921530">
        <w:rPr>
          <w:sz w:val="22"/>
          <w:szCs w:val="22"/>
        </w:rPr>
        <w:t xml:space="preserve">, </w:t>
      </w:r>
      <w:r w:rsidRPr="00921530">
        <w:rPr>
          <w:i/>
          <w:iCs/>
          <w:sz w:val="22"/>
          <w:szCs w:val="22"/>
        </w:rPr>
        <w:t>aspects</w:t>
      </w:r>
      <w:r w:rsidRPr="00921530">
        <w:rPr>
          <w:sz w:val="22"/>
          <w:szCs w:val="22"/>
        </w:rPr>
        <w:t xml:space="preserve">, and </w:t>
      </w:r>
      <w:r w:rsidRPr="00921530">
        <w:rPr>
          <w:i/>
          <w:iCs/>
          <w:sz w:val="22"/>
          <w:szCs w:val="22"/>
        </w:rPr>
        <w:t>grant</w:t>
      </w:r>
      <w:r w:rsidRPr="00921530">
        <w:rPr>
          <w:sz w:val="22"/>
          <w:szCs w:val="22"/>
        </w:rPr>
        <w:t xml:space="preserve"> made the model more likely to predict "male". On the other hand, female-related words such as </w:t>
      </w:r>
      <w:r w:rsidRPr="00921530">
        <w:rPr>
          <w:i/>
          <w:iCs/>
          <w:sz w:val="22"/>
          <w:szCs w:val="22"/>
        </w:rPr>
        <w:t>she</w:t>
      </w:r>
      <w:r w:rsidRPr="00921530">
        <w:rPr>
          <w:sz w:val="22"/>
          <w:szCs w:val="22"/>
        </w:rPr>
        <w:t xml:space="preserve">, </w:t>
      </w:r>
      <w:r w:rsidRPr="00921530">
        <w:rPr>
          <w:i/>
          <w:iCs/>
          <w:sz w:val="22"/>
          <w:szCs w:val="22"/>
        </w:rPr>
        <w:t>her</w:t>
      </w:r>
      <w:r w:rsidRPr="00921530">
        <w:rPr>
          <w:sz w:val="22"/>
          <w:szCs w:val="22"/>
        </w:rPr>
        <w:t xml:space="preserve">, </w:t>
      </w:r>
      <w:r w:rsidRPr="00921530">
        <w:rPr>
          <w:i/>
          <w:iCs/>
          <w:sz w:val="22"/>
          <w:szCs w:val="22"/>
        </w:rPr>
        <w:t>Ms.</w:t>
      </w:r>
      <w:r w:rsidRPr="00921530">
        <w:rPr>
          <w:sz w:val="22"/>
          <w:szCs w:val="22"/>
        </w:rPr>
        <w:t xml:space="preserve">, </w:t>
      </w:r>
      <w:r w:rsidRPr="00921530">
        <w:rPr>
          <w:i/>
          <w:iCs/>
          <w:sz w:val="22"/>
          <w:szCs w:val="22"/>
        </w:rPr>
        <w:t>Mrs.</w:t>
      </w:r>
      <w:r w:rsidRPr="00921530">
        <w:rPr>
          <w:sz w:val="22"/>
          <w:szCs w:val="22"/>
        </w:rPr>
        <w:t xml:space="preserve">, </w:t>
      </w:r>
      <w:r w:rsidRPr="00921530">
        <w:rPr>
          <w:i/>
          <w:iCs/>
          <w:sz w:val="22"/>
          <w:szCs w:val="22"/>
        </w:rPr>
        <w:t>Jessica</w:t>
      </w:r>
      <w:r w:rsidRPr="00921530">
        <w:rPr>
          <w:sz w:val="22"/>
          <w:szCs w:val="22"/>
        </w:rPr>
        <w:t xml:space="preserve">, </w:t>
      </w:r>
      <w:r w:rsidRPr="00921530">
        <w:rPr>
          <w:i/>
          <w:iCs/>
          <w:sz w:val="22"/>
          <w:szCs w:val="22"/>
        </w:rPr>
        <w:t>CPAs</w:t>
      </w:r>
      <w:r w:rsidRPr="00921530">
        <w:rPr>
          <w:sz w:val="22"/>
          <w:szCs w:val="22"/>
        </w:rPr>
        <w:t xml:space="preserve">, </w:t>
      </w:r>
      <w:r w:rsidRPr="00921530">
        <w:rPr>
          <w:i/>
          <w:iCs/>
          <w:sz w:val="22"/>
          <w:szCs w:val="22"/>
        </w:rPr>
        <w:t>McGinty</w:t>
      </w:r>
      <w:r w:rsidRPr="00921530">
        <w:rPr>
          <w:sz w:val="22"/>
          <w:szCs w:val="22"/>
        </w:rPr>
        <w:t xml:space="preserve">, and </w:t>
      </w:r>
      <w:r w:rsidRPr="00921530">
        <w:rPr>
          <w:i/>
          <w:iCs/>
          <w:sz w:val="22"/>
          <w:szCs w:val="22"/>
        </w:rPr>
        <w:t>financial</w:t>
      </w:r>
      <w:r w:rsidRPr="00921530">
        <w:rPr>
          <w:sz w:val="22"/>
          <w:szCs w:val="22"/>
        </w:rPr>
        <w:t xml:space="preserve"> increased the chances of predicting "female" (Figure 5). This shows that the model may be picking up on indirect gender clues, or proxy words, which are often tied to cultural roles or job titles.</w:t>
      </w:r>
    </w:p>
    <w:p w14:paraId="0DEF75BA" w14:textId="50FB0C00" w:rsidR="00EE03F2" w:rsidRDefault="00EE03F2" w:rsidP="00281416">
      <w:pPr>
        <w:pStyle w:val="ListParagraph"/>
        <w:numPr>
          <w:ilvl w:val="2"/>
          <w:numId w:val="88"/>
        </w:numPr>
        <w:rPr>
          <w:b/>
          <w:bCs/>
          <w:sz w:val="22"/>
          <w:szCs w:val="22"/>
        </w:rPr>
      </w:pPr>
      <w:r w:rsidRPr="00A87DCA">
        <w:rPr>
          <w:b/>
          <w:bCs/>
          <w:sz w:val="22"/>
          <w:szCs w:val="22"/>
        </w:rPr>
        <w:t xml:space="preserve">Classifier with lowercase text and without </w:t>
      </w:r>
      <w:r>
        <w:rPr>
          <w:b/>
          <w:bCs/>
          <w:sz w:val="22"/>
          <w:szCs w:val="22"/>
        </w:rPr>
        <w:t>m</w:t>
      </w:r>
      <w:r w:rsidRPr="00A87DCA">
        <w:rPr>
          <w:b/>
          <w:bCs/>
          <w:sz w:val="22"/>
          <w:szCs w:val="22"/>
        </w:rPr>
        <w:t>asking</w:t>
      </w:r>
      <w:r>
        <w:rPr>
          <w:b/>
          <w:bCs/>
          <w:sz w:val="22"/>
          <w:szCs w:val="22"/>
        </w:rPr>
        <w:t>:</w:t>
      </w:r>
    </w:p>
    <w:p w14:paraId="543F913F" w14:textId="77777777" w:rsidR="00EB1EFE" w:rsidRDefault="00EE03F2" w:rsidP="00572299">
      <w:pPr>
        <w:ind w:left="568"/>
        <w:rPr>
          <w:sz w:val="22"/>
          <w:szCs w:val="22"/>
        </w:rPr>
      </w:pPr>
      <w:r w:rsidRPr="00921530">
        <w:rPr>
          <w:sz w:val="22"/>
          <w:szCs w:val="22"/>
        </w:rPr>
        <w:t xml:space="preserve">In our setup, the model predicts gender based on text, where female is predicted as 1 and male as 0 (Figure 6). Certain words clearly influenced the model’s predictions more than others. For instance, male-associated words like </w:t>
      </w:r>
      <w:r w:rsidRPr="00921530">
        <w:rPr>
          <w:i/>
          <w:iCs/>
          <w:sz w:val="22"/>
          <w:szCs w:val="22"/>
        </w:rPr>
        <w:t>he</w:t>
      </w:r>
      <w:r w:rsidRPr="00921530">
        <w:rPr>
          <w:sz w:val="22"/>
          <w:szCs w:val="22"/>
        </w:rPr>
        <w:t xml:space="preserve">, </w:t>
      </w:r>
      <w:r w:rsidRPr="00921530">
        <w:rPr>
          <w:i/>
          <w:iCs/>
          <w:sz w:val="22"/>
          <w:szCs w:val="22"/>
        </w:rPr>
        <w:t>his</w:t>
      </w:r>
      <w:r w:rsidRPr="00921530">
        <w:rPr>
          <w:sz w:val="22"/>
          <w:szCs w:val="22"/>
        </w:rPr>
        <w:t xml:space="preserve">, </w:t>
      </w:r>
      <w:r w:rsidRPr="00921530">
        <w:rPr>
          <w:i/>
          <w:iCs/>
          <w:sz w:val="22"/>
          <w:szCs w:val="22"/>
        </w:rPr>
        <w:t>him, post, reporting</w:t>
      </w:r>
      <w:r w:rsidRPr="00921530">
        <w:rPr>
          <w:sz w:val="22"/>
          <w:szCs w:val="22"/>
        </w:rPr>
        <w:t xml:space="preserve">, made the model more likely to predict "male." In contrast, female-associated words such as </w:t>
      </w:r>
      <w:r w:rsidRPr="00921530">
        <w:rPr>
          <w:i/>
          <w:iCs/>
          <w:sz w:val="22"/>
          <w:szCs w:val="22"/>
        </w:rPr>
        <w:t>she</w:t>
      </w:r>
      <w:r w:rsidRPr="00921530">
        <w:rPr>
          <w:sz w:val="22"/>
          <w:szCs w:val="22"/>
        </w:rPr>
        <w:t xml:space="preserve">, </w:t>
      </w:r>
      <w:r w:rsidRPr="00921530">
        <w:rPr>
          <w:i/>
          <w:iCs/>
          <w:sz w:val="22"/>
          <w:szCs w:val="22"/>
        </w:rPr>
        <w:t>her</w:t>
      </w:r>
      <w:r w:rsidRPr="00921530">
        <w:rPr>
          <w:sz w:val="22"/>
          <w:szCs w:val="22"/>
        </w:rPr>
        <w:t xml:space="preserve">, </w:t>
      </w:r>
      <w:r w:rsidRPr="00921530">
        <w:rPr>
          <w:i/>
          <w:iCs/>
          <w:sz w:val="22"/>
          <w:szCs w:val="22"/>
        </w:rPr>
        <w:t>ms</w:t>
      </w:r>
      <w:r w:rsidRPr="00921530">
        <w:rPr>
          <w:sz w:val="22"/>
          <w:szCs w:val="22"/>
        </w:rPr>
        <w:t xml:space="preserve">, </w:t>
      </w:r>
      <w:r w:rsidRPr="00921530">
        <w:rPr>
          <w:i/>
          <w:iCs/>
          <w:sz w:val="22"/>
          <w:szCs w:val="22"/>
        </w:rPr>
        <w:t>women</w:t>
      </w:r>
      <w:r w:rsidRPr="00921530">
        <w:rPr>
          <w:sz w:val="22"/>
          <w:szCs w:val="22"/>
        </w:rPr>
        <w:t xml:space="preserve">, </w:t>
      </w:r>
      <w:r w:rsidRPr="00921530">
        <w:rPr>
          <w:i/>
          <w:iCs/>
          <w:sz w:val="22"/>
          <w:szCs w:val="22"/>
        </w:rPr>
        <w:t>joining</w:t>
      </w:r>
      <w:r w:rsidRPr="00921530">
        <w:rPr>
          <w:sz w:val="22"/>
          <w:szCs w:val="22"/>
        </w:rPr>
        <w:t xml:space="preserve">, </w:t>
      </w:r>
      <w:r w:rsidRPr="00921530">
        <w:rPr>
          <w:i/>
          <w:iCs/>
          <w:sz w:val="22"/>
          <w:szCs w:val="22"/>
        </w:rPr>
        <w:t>financial</w:t>
      </w:r>
      <w:r w:rsidRPr="00921530">
        <w:rPr>
          <w:sz w:val="22"/>
          <w:szCs w:val="22"/>
        </w:rPr>
        <w:t xml:space="preserve">, increased the </w:t>
      </w:r>
      <w:r w:rsidRPr="00921530">
        <w:rPr>
          <w:sz w:val="22"/>
          <w:szCs w:val="22"/>
        </w:rPr>
        <w:lastRenderedPageBreak/>
        <w:t>likelihood of predicting "female" (Figure 7). These patterns highlight how text-based models can learn and reproduce gender biases based on word usage, job roles, and social cues embedded in the data.</w:t>
      </w:r>
    </w:p>
    <w:p w14:paraId="547EF551" w14:textId="77777777" w:rsidR="00EB1EFE" w:rsidRDefault="00007201" w:rsidP="00281416">
      <w:pPr>
        <w:pStyle w:val="ListParagraph"/>
        <w:numPr>
          <w:ilvl w:val="2"/>
          <w:numId w:val="88"/>
        </w:numPr>
        <w:rPr>
          <w:b/>
          <w:bCs/>
          <w:sz w:val="22"/>
          <w:szCs w:val="22"/>
        </w:rPr>
      </w:pPr>
      <w:r w:rsidRPr="00EB1EFE">
        <w:rPr>
          <w:b/>
          <w:bCs/>
          <w:sz w:val="22"/>
          <w:szCs w:val="22"/>
        </w:rPr>
        <w:t xml:space="preserve">Classifier </w:t>
      </w:r>
      <w:r w:rsidR="00EB1EFE" w:rsidRPr="00EB1EFE">
        <w:rPr>
          <w:b/>
          <w:bCs/>
          <w:sz w:val="22"/>
          <w:szCs w:val="22"/>
        </w:rPr>
        <w:t>with masking gender pronouns and lowercase text:</w:t>
      </w:r>
    </w:p>
    <w:p w14:paraId="7A8F97A0" w14:textId="2A2E7D05" w:rsidR="00921530" w:rsidRPr="00EB1EFE" w:rsidRDefault="00007201" w:rsidP="00572299">
      <w:pPr>
        <w:ind w:left="568"/>
        <w:rPr>
          <w:b/>
          <w:bCs/>
          <w:sz w:val="22"/>
          <w:szCs w:val="22"/>
        </w:rPr>
      </w:pPr>
      <w:r w:rsidRPr="00EB1EFE">
        <w:rPr>
          <w:sz w:val="22"/>
          <w:szCs w:val="22"/>
        </w:rPr>
        <w:t>The LIME classifier interpretation reveals distinct word associations driving gendered predictions. (Figure 10) When prediction probabilities are skewed with 'Female' = 0.84 and 'Male' = 0.16, the top words influencing a female classification include terms like "</w:t>
      </w:r>
      <w:r w:rsidRPr="00EB1EFE">
        <w:rPr>
          <w:i/>
          <w:iCs/>
          <w:sz w:val="22"/>
          <w:szCs w:val="22"/>
        </w:rPr>
        <w:t>cpas</w:t>
      </w:r>
      <w:r w:rsidRPr="00EB1EFE">
        <w:rPr>
          <w:sz w:val="22"/>
          <w:szCs w:val="22"/>
        </w:rPr>
        <w:t>," "</w:t>
      </w:r>
      <w:r w:rsidRPr="00EB1EFE">
        <w:rPr>
          <w:i/>
          <w:iCs/>
          <w:sz w:val="22"/>
          <w:szCs w:val="22"/>
        </w:rPr>
        <w:t>accounting</w:t>
      </w:r>
      <w:r w:rsidRPr="00EB1EFE">
        <w:rPr>
          <w:sz w:val="22"/>
          <w:szCs w:val="22"/>
        </w:rPr>
        <w:t>," "</w:t>
      </w:r>
      <w:r w:rsidRPr="00EB1EFE">
        <w:rPr>
          <w:i/>
          <w:iCs/>
          <w:sz w:val="22"/>
          <w:szCs w:val="22"/>
        </w:rPr>
        <w:t>vinita</w:t>
      </w:r>
      <w:r w:rsidRPr="00EB1EFE">
        <w:rPr>
          <w:sz w:val="22"/>
          <w:szCs w:val="22"/>
        </w:rPr>
        <w:t>," and "</w:t>
      </w:r>
      <w:r w:rsidRPr="00EB1EFE">
        <w:rPr>
          <w:i/>
          <w:iCs/>
          <w:sz w:val="22"/>
          <w:szCs w:val="22"/>
        </w:rPr>
        <w:t>responsible</w:t>
      </w:r>
      <w:r w:rsidRPr="00EB1EFE">
        <w:rPr>
          <w:sz w:val="22"/>
          <w:szCs w:val="22"/>
        </w:rPr>
        <w:t>", which may reflect personal names or organizational references linked to gender. In contrast, words such as "</w:t>
      </w:r>
      <w:r w:rsidRPr="00EB1EFE">
        <w:rPr>
          <w:i/>
          <w:iCs/>
          <w:sz w:val="22"/>
          <w:szCs w:val="22"/>
        </w:rPr>
        <w:t>meara</w:t>
      </w:r>
      <w:r w:rsidRPr="00EB1EFE">
        <w:rPr>
          <w:sz w:val="22"/>
          <w:szCs w:val="22"/>
        </w:rPr>
        <w:t>," "</w:t>
      </w:r>
      <w:r w:rsidRPr="00EB1EFE">
        <w:rPr>
          <w:i/>
          <w:iCs/>
          <w:sz w:val="22"/>
          <w:szCs w:val="22"/>
        </w:rPr>
        <w:t>clients</w:t>
      </w:r>
      <w:r w:rsidRPr="00EB1EFE">
        <w:rPr>
          <w:sz w:val="22"/>
          <w:szCs w:val="22"/>
        </w:rPr>
        <w:t>," "</w:t>
      </w:r>
      <w:r w:rsidRPr="00EB1EFE">
        <w:rPr>
          <w:i/>
          <w:iCs/>
          <w:sz w:val="22"/>
          <w:szCs w:val="22"/>
        </w:rPr>
        <w:t>chairman</w:t>
      </w:r>
      <w:r w:rsidRPr="00EB1EFE">
        <w:rPr>
          <w:sz w:val="22"/>
          <w:szCs w:val="22"/>
        </w:rPr>
        <w:t>," and "</w:t>
      </w:r>
      <w:r w:rsidRPr="00EB1EFE">
        <w:rPr>
          <w:i/>
          <w:iCs/>
          <w:sz w:val="22"/>
          <w:szCs w:val="22"/>
        </w:rPr>
        <w:t>firm</w:t>
      </w:r>
      <w:r w:rsidRPr="00EB1EFE">
        <w:rPr>
          <w:sz w:val="22"/>
          <w:szCs w:val="22"/>
        </w:rPr>
        <w:t xml:space="preserve">" dominate male-associated predictions, indicating a professional or hierarchical bias (Figure 11). These patterns suggest that the model leverages both lexical cues and contextual gender stereotypes, reinforcing the need for careful mitigation strategies to ensure fairness and neutrality in classification outcomes. </w:t>
      </w:r>
    </w:p>
    <w:p w14:paraId="536F5037" w14:textId="77777777" w:rsidR="00841CE9" w:rsidRDefault="001F7912" w:rsidP="00281416">
      <w:pPr>
        <w:pStyle w:val="ListParagraph"/>
        <w:numPr>
          <w:ilvl w:val="2"/>
          <w:numId w:val="88"/>
        </w:numPr>
        <w:rPr>
          <w:b/>
          <w:bCs/>
          <w:sz w:val="22"/>
          <w:szCs w:val="22"/>
        </w:rPr>
      </w:pPr>
      <w:r w:rsidRPr="001F7912">
        <w:rPr>
          <w:b/>
          <w:bCs/>
          <w:sz w:val="22"/>
          <w:szCs w:val="22"/>
        </w:rPr>
        <w:t>Classifier with Masking Names and pronouns:</w:t>
      </w:r>
    </w:p>
    <w:p w14:paraId="180BF844" w14:textId="7065371A" w:rsidR="00841CE9" w:rsidRDefault="00841CE9" w:rsidP="00572299">
      <w:pPr>
        <w:ind w:left="568"/>
        <w:rPr>
          <w:sz w:val="22"/>
          <w:szCs w:val="22"/>
        </w:rPr>
      </w:pPr>
      <w:r w:rsidRPr="00841CE9">
        <w:rPr>
          <w:sz w:val="22"/>
          <w:szCs w:val="22"/>
        </w:rPr>
        <w:t>The LIME classifier revealed stark differences in the prediction probabilities and feature attributions for gender classification when masked for Names and pronouns both. In a representative case, the model predicted 'Male' with 0.99 probability and 'Female' with only 0.01, indicating strong gendered bias in favor of the male label (Figure 14). Words most associated with the 'Female' prediction included "angel", "cpas", "husband"—terms often stereotypically linked with traditionally female-associated roles. In contrast, 'Male'-associated terms like "kingdom", "director", "companies", "kenya", "chief" --   reflect high-ranking, leadership-oriented positions (Figure 15). This contrast highlights how occupational and contextual word choices can reinforce gendered stereotypes in model outputs.</w:t>
      </w:r>
    </w:p>
    <w:p w14:paraId="0C254EBF" w14:textId="77777777" w:rsidR="000109F9" w:rsidRDefault="00151810" w:rsidP="00281416">
      <w:pPr>
        <w:pStyle w:val="ListParagraph"/>
        <w:numPr>
          <w:ilvl w:val="2"/>
          <w:numId w:val="88"/>
        </w:numPr>
        <w:rPr>
          <w:b/>
          <w:bCs/>
          <w:sz w:val="22"/>
          <w:szCs w:val="22"/>
        </w:rPr>
      </w:pPr>
      <w:r w:rsidRPr="00151810">
        <w:rPr>
          <w:b/>
          <w:bCs/>
          <w:sz w:val="22"/>
          <w:szCs w:val="22"/>
        </w:rPr>
        <w:t>Classifier with masking Social and Workplace roles:</w:t>
      </w:r>
    </w:p>
    <w:p w14:paraId="48684697" w14:textId="77777777" w:rsidR="00002DFB" w:rsidRPr="00002DFB" w:rsidRDefault="000109F9" w:rsidP="00572299">
      <w:pPr>
        <w:ind w:left="568"/>
        <w:rPr>
          <w:sz w:val="22"/>
          <w:szCs w:val="22"/>
        </w:rPr>
      </w:pPr>
      <w:r w:rsidRPr="000109F9">
        <w:rPr>
          <w:sz w:val="22"/>
          <w:szCs w:val="22"/>
        </w:rPr>
        <w:t xml:space="preserve">In this instance, the LIME classifier assigns a prediction probability of 1 to 'Female' and 0 to 'Male' for an accountant biography where social and workplace roles have been masked (Figure 17). The top influential words contributing to the 'Female' classification </w:t>
      </w:r>
      <w:r w:rsidR="00002DFB" w:rsidRPr="000109F9">
        <w:rPr>
          <w:sz w:val="22"/>
          <w:szCs w:val="22"/>
        </w:rPr>
        <w:t>include</w:t>
      </w:r>
      <w:r w:rsidRPr="000109F9">
        <w:rPr>
          <w:sz w:val="22"/>
          <w:szCs w:val="22"/>
        </w:rPr>
        <w:t xml:space="preserve"> </w:t>
      </w:r>
      <w:r w:rsidR="00002DFB">
        <w:rPr>
          <w:sz w:val="22"/>
          <w:szCs w:val="22"/>
        </w:rPr>
        <w:t>a</w:t>
      </w:r>
      <w:r w:rsidR="00002DFB" w:rsidRPr="00002DFB">
        <w:rPr>
          <w:i/>
          <w:iCs/>
          <w:sz w:val="22"/>
          <w:szCs w:val="22"/>
        </w:rPr>
        <w:t>ccountant</w:t>
      </w:r>
      <w:r w:rsidR="00002DFB" w:rsidRPr="00002DFB">
        <w:rPr>
          <w:sz w:val="22"/>
          <w:szCs w:val="22"/>
        </w:rPr>
        <w:t xml:space="preserve">, </w:t>
      </w:r>
      <w:r w:rsidR="00002DFB" w:rsidRPr="00002DFB">
        <w:rPr>
          <w:i/>
          <w:iCs/>
          <w:sz w:val="22"/>
          <w:szCs w:val="22"/>
        </w:rPr>
        <w:t>financial</w:t>
      </w:r>
      <w:r w:rsidR="00002DFB" w:rsidRPr="00002DFB">
        <w:rPr>
          <w:sz w:val="22"/>
          <w:szCs w:val="22"/>
        </w:rPr>
        <w:t xml:space="preserve">, </w:t>
      </w:r>
      <w:r w:rsidR="00002DFB" w:rsidRPr="00002DFB">
        <w:rPr>
          <w:i/>
          <w:iCs/>
          <w:sz w:val="22"/>
          <w:szCs w:val="22"/>
        </w:rPr>
        <w:t>responsible</w:t>
      </w:r>
      <w:r w:rsidR="00002DFB" w:rsidRPr="00002DFB">
        <w:rPr>
          <w:sz w:val="22"/>
          <w:szCs w:val="22"/>
        </w:rPr>
        <w:t xml:space="preserve">, </w:t>
      </w:r>
      <w:r w:rsidR="00002DFB" w:rsidRPr="00002DFB">
        <w:rPr>
          <w:i/>
          <w:iCs/>
          <w:sz w:val="22"/>
          <w:szCs w:val="22"/>
        </w:rPr>
        <w:t>mrs</w:t>
      </w:r>
      <w:r w:rsidR="00002DFB" w:rsidRPr="00002DFB">
        <w:rPr>
          <w:sz w:val="22"/>
          <w:szCs w:val="22"/>
        </w:rPr>
        <w:t xml:space="preserve">, </w:t>
      </w:r>
      <w:r w:rsidR="00002DFB" w:rsidRPr="00002DFB">
        <w:rPr>
          <w:i/>
          <w:iCs/>
          <w:sz w:val="22"/>
          <w:szCs w:val="22"/>
        </w:rPr>
        <w:t>chairwoman</w:t>
      </w:r>
      <w:r w:rsidR="00002DFB" w:rsidRPr="00002DFB">
        <w:rPr>
          <w:sz w:val="22"/>
          <w:szCs w:val="22"/>
        </w:rPr>
        <w:t xml:space="preserve">, along with several masked name tokens and the top influential words contributing to the Male classification include: </w:t>
      </w:r>
      <w:r w:rsidR="00002DFB" w:rsidRPr="00002DFB">
        <w:rPr>
          <w:i/>
          <w:iCs/>
          <w:sz w:val="22"/>
          <w:szCs w:val="22"/>
        </w:rPr>
        <w:t>marries</w:t>
      </w:r>
      <w:r w:rsidR="00002DFB" w:rsidRPr="00002DFB">
        <w:rPr>
          <w:sz w:val="22"/>
          <w:szCs w:val="22"/>
        </w:rPr>
        <w:t xml:space="preserve">, </w:t>
      </w:r>
      <w:r w:rsidR="00002DFB" w:rsidRPr="00002DFB">
        <w:rPr>
          <w:i/>
          <w:iCs/>
          <w:sz w:val="22"/>
          <w:szCs w:val="22"/>
        </w:rPr>
        <w:t>senior africa</w:t>
      </w:r>
      <w:r w:rsidR="00002DFB" w:rsidRPr="00002DFB">
        <w:rPr>
          <w:sz w:val="22"/>
          <w:szCs w:val="22"/>
        </w:rPr>
        <w:t xml:space="preserve">, </w:t>
      </w:r>
      <w:r w:rsidR="00002DFB" w:rsidRPr="00002DFB">
        <w:rPr>
          <w:i/>
          <w:iCs/>
          <w:sz w:val="22"/>
          <w:szCs w:val="22"/>
        </w:rPr>
        <w:t>clients</w:t>
      </w:r>
      <w:r w:rsidR="00002DFB" w:rsidRPr="00002DFB">
        <w:rPr>
          <w:sz w:val="22"/>
          <w:szCs w:val="22"/>
        </w:rPr>
        <w:t xml:space="preserve">, </w:t>
      </w:r>
      <w:r w:rsidR="00002DFB" w:rsidRPr="00002DFB">
        <w:rPr>
          <w:i/>
          <w:iCs/>
          <w:sz w:val="22"/>
          <w:szCs w:val="22"/>
        </w:rPr>
        <w:t>ceo</w:t>
      </w:r>
      <w:r w:rsidR="00002DFB" w:rsidRPr="00002DFB">
        <w:rPr>
          <w:sz w:val="22"/>
          <w:szCs w:val="22"/>
        </w:rPr>
        <w:t xml:space="preserve">, </w:t>
      </w:r>
      <w:r w:rsidR="00002DFB" w:rsidRPr="00002DFB">
        <w:rPr>
          <w:i/>
          <w:iCs/>
          <w:sz w:val="22"/>
          <w:szCs w:val="22"/>
        </w:rPr>
        <w:t>cfo</w:t>
      </w:r>
      <w:r w:rsidRPr="00002DFB">
        <w:rPr>
          <w:sz w:val="22"/>
          <w:szCs w:val="22"/>
        </w:rPr>
        <w:t xml:space="preserve"> (Figure 18).</w:t>
      </w:r>
      <w:r w:rsidR="00002DFB" w:rsidRPr="00002DFB">
        <w:rPr>
          <w:sz w:val="22"/>
          <w:szCs w:val="22"/>
        </w:rPr>
        <w:t xml:space="preserve"> These results highlight that even in the absence of overt gender indicators, the classifier still latched onto semantic, regional, or role-related language to infer gender. For instance, terms like </w:t>
      </w:r>
      <w:r w:rsidR="00002DFB" w:rsidRPr="00002DFB">
        <w:rPr>
          <w:i/>
          <w:iCs/>
          <w:sz w:val="22"/>
          <w:szCs w:val="22"/>
        </w:rPr>
        <w:t>ceo</w:t>
      </w:r>
      <w:r w:rsidR="00002DFB" w:rsidRPr="00002DFB">
        <w:rPr>
          <w:sz w:val="22"/>
          <w:szCs w:val="22"/>
        </w:rPr>
        <w:t xml:space="preserve"> and </w:t>
      </w:r>
      <w:r w:rsidR="00002DFB" w:rsidRPr="00002DFB">
        <w:rPr>
          <w:i/>
          <w:iCs/>
          <w:sz w:val="22"/>
          <w:szCs w:val="22"/>
        </w:rPr>
        <w:t>cfo</w:t>
      </w:r>
      <w:r w:rsidR="00002DFB" w:rsidRPr="00002DFB">
        <w:rPr>
          <w:sz w:val="22"/>
          <w:szCs w:val="22"/>
        </w:rPr>
        <w:t xml:space="preserve"> — even when role-masked — may have been incompletely filtered or emerged through context. Similarly, </w:t>
      </w:r>
      <w:r w:rsidR="00002DFB" w:rsidRPr="00002DFB">
        <w:rPr>
          <w:i/>
          <w:iCs/>
          <w:sz w:val="22"/>
          <w:szCs w:val="22"/>
        </w:rPr>
        <w:t>chairwoman</w:t>
      </w:r>
      <w:r w:rsidR="00002DFB" w:rsidRPr="00002DFB">
        <w:rPr>
          <w:sz w:val="22"/>
          <w:szCs w:val="22"/>
        </w:rPr>
        <w:t xml:space="preserve"> and </w:t>
      </w:r>
      <w:r w:rsidR="00002DFB" w:rsidRPr="00002DFB">
        <w:rPr>
          <w:i/>
          <w:iCs/>
          <w:sz w:val="22"/>
          <w:szCs w:val="22"/>
        </w:rPr>
        <w:t>mrs</w:t>
      </w:r>
      <w:r w:rsidR="00002DFB" w:rsidRPr="00002DFB">
        <w:rPr>
          <w:sz w:val="22"/>
          <w:szCs w:val="22"/>
        </w:rPr>
        <w:t xml:space="preserve"> might indicate partial leakage or structural patterns retained in the generation process.</w:t>
      </w:r>
    </w:p>
    <w:p w14:paraId="6368EEE9" w14:textId="77777777" w:rsidR="00002DFB" w:rsidRDefault="00002DFB" w:rsidP="00410C4F">
      <w:pPr>
        <w:ind w:left="568"/>
        <w:rPr>
          <w:sz w:val="22"/>
          <w:szCs w:val="22"/>
        </w:rPr>
      </w:pPr>
      <w:r w:rsidRPr="00002DFB">
        <w:rPr>
          <w:sz w:val="22"/>
          <w:szCs w:val="22"/>
        </w:rPr>
        <w:t>This finding underscores the challenge of fully anonymizing application texts and suggests that bias may be embedded in structural phrasing, word associations, and occupational framing, rather than just explicit identity markers.</w:t>
      </w:r>
    </w:p>
    <w:p w14:paraId="2A4369FF" w14:textId="774628A9" w:rsidR="00A761A0" w:rsidRPr="00A761A0" w:rsidRDefault="00A761A0" w:rsidP="00281416">
      <w:pPr>
        <w:pStyle w:val="ListParagraph"/>
        <w:numPr>
          <w:ilvl w:val="2"/>
          <w:numId w:val="88"/>
        </w:numPr>
        <w:rPr>
          <w:b/>
          <w:bCs/>
          <w:sz w:val="22"/>
          <w:szCs w:val="22"/>
        </w:rPr>
      </w:pPr>
      <w:r w:rsidRPr="00A761A0">
        <w:rPr>
          <w:b/>
          <w:bCs/>
          <w:sz w:val="22"/>
          <w:szCs w:val="22"/>
        </w:rPr>
        <w:t>Classifier with masking Personality traits:</w:t>
      </w:r>
    </w:p>
    <w:p w14:paraId="6BB5637C" w14:textId="77777777" w:rsidR="00D04DB7" w:rsidRDefault="00A761A0" w:rsidP="00410C4F">
      <w:pPr>
        <w:ind w:left="568"/>
        <w:rPr>
          <w:sz w:val="22"/>
          <w:szCs w:val="22"/>
        </w:rPr>
      </w:pPr>
      <w:r w:rsidRPr="00A761A0">
        <w:rPr>
          <w:sz w:val="22"/>
          <w:szCs w:val="22"/>
        </w:rPr>
        <w:t>In this instance, the LIME classifier outputs a prediction probability of 0.01 for ‘Male’ and 0.99 for ‘Female’, indicating a strong bias toward predicting the bio as male (Figure 21). The classifier also provides insights into the top words influencing each prediction. For the ‘Female’ class, words like “preparation,” “accountant,” “cpas,” “experience,” “accounts,” were influential. These terms are largely domain-specific and related to accounting and finance, suggesting that the model still finds professional language partially associated with female predictions. On female side many names also appeared even if the experiment was masked for names. On the other hand, for the ‘Male’ class, words such as “senior,” “firm,” “management,” and “business” were highlighted terms that are more male oriented. (Figure 22).</w:t>
      </w:r>
    </w:p>
    <w:p w14:paraId="465311CD" w14:textId="6E31C145" w:rsidR="00953F3F" w:rsidRDefault="00D04DB7" w:rsidP="00635DCB">
      <w:pPr>
        <w:ind w:left="644"/>
        <w:rPr>
          <w:sz w:val="22"/>
          <w:szCs w:val="22"/>
        </w:rPr>
      </w:pPr>
      <w:r w:rsidRPr="008842CF">
        <w:rPr>
          <w:sz w:val="22"/>
          <w:szCs w:val="22"/>
        </w:rPr>
        <w:lastRenderedPageBreak/>
        <w:t>The lack of distinctive male-coded features influencing the prediction, despite the high male probability, may reflect underlying model bias or a tendency to default to male classification when gender cues are weak or ambiguous.</w:t>
      </w:r>
      <w:r>
        <w:rPr>
          <w:sz w:val="22"/>
          <w:szCs w:val="22"/>
        </w:rPr>
        <w:t xml:space="preserve"> </w:t>
      </w:r>
      <w:r w:rsidRPr="008842CF">
        <w:rPr>
          <w:sz w:val="22"/>
          <w:szCs w:val="22"/>
        </w:rPr>
        <w:t>This outcome underscores that even with neutral or technical language, classifiers can lean heavily on subtle biases, possibly rooted in training data distributions or historical associations within job descriptions.</w:t>
      </w:r>
    </w:p>
    <w:p w14:paraId="24AB1F33" w14:textId="77777777" w:rsidR="00635DCB" w:rsidRPr="00DB7F5B" w:rsidRDefault="00635DCB" w:rsidP="00635DCB">
      <w:pPr>
        <w:ind w:left="644"/>
        <w:rPr>
          <w:sz w:val="22"/>
          <w:szCs w:val="22"/>
        </w:rPr>
      </w:pPr>
    </w:p>
    <w:p w14:paraId="50742FED" w14:textId="514EBF7A" w:rsidR="00984E59" w:rsidRDefault="00623D2A" w:rsidP="00281416">
      <w:pPr>
        <w:pStyle w:val="ListParagraph"/>
        <w:numPr>
          <w:ilvl w:val="1"/>
          <w:numId w:val="88"/>
        </w:numPr>
        <w:rPr>
          <w:b/>
          <w:bCs/>
          <w:sz w:val="22"/>
          <w:szCs w:val="22"/>
        </w:rPr>
      </w:pPr>
      <w:r>
        <w:rPr>
          <w:b/>
          <w:bCs/>
          <w:sz w:val="22"/>
          <w:szCs w:val="22"/>
        </w:rPr>
        <w:t xml:space="preserve"> </w:t>
      </w:r>
      <w:r w:rsidR="00984E59">
        <w:rPr>
          <w:b/>
          <w:bCs/>
          <w:sz w:val="22"/>
          <w:szCs w:val="22"/>
        </w:rPr>
        <w:t>Evaluation experiments</w:t>
      </w:r>
      <w:r w:rsidR="00F41D0C">
        <w:rPr>
          <w:b/>
          <w:bCs/>
          <w:sz w:val="22"/>
          <w:szCs w:val="22"/>
        </w:rPr>
        <w:t xml:space="preserve">: </w:t>
      </w:r>
    </w:p>
    <w:p w14:paraId="64E70B67" w14:textId="0EAD56B9" w:rsidR="00F41D0C" w:rsidRPr="00F41D0C" w:rsidRDefault="00F41D0C" w:rsidP="00281416">
      <w:pPr>
        <w:pStyle w:val="ListParagraph"/>
        <w:numPr>
          <w:ilvl w:val="2"/>
          <w:numId w:val="88"/>
        </w:numPr>
        <w:rPr>
          <w:b/>
          <w:bCs/>
          <w:sz w:val="22"/>
          <w:szCs w:val="22"/>
        </w:rPr>
      </w:pPr>
      <w:r w:rsidRPr="00F41D0C">
        <w:rPr>
          <w:b/>
          <w:bCs/>
          <w:sz w:val="22"/>
          <w:szCs w:val="22"/>
        </w:rPr>
        <w:t xml:space="preserve">Classifier on generated synthetic data (without lower casing and masking): </w:t>
      </w:r>
    </w:p>
    <w:p w14:paraId="73A68A6C" w14:textId="0C275558" w:rsidR="00772056" w:rsidRDefault="00F41D0C" w:rsidP="00410C4F">
      <w:pPr>
        <w:ind w:left="568"/>
        <w:rPr>
          <w:b/>
          <w:bCs/>
          <w:sz w:val="22"/>
          <w:szCs w:val="22"/>
        </w:rPr>
      </w:pPr>
      <w:r w:rsidRPr="00F41D0C">
        <w:rPr>
          <w:sz w:val="22"/>
          <w:szCs w:val="22"/>
        </w:rPr>
        <w:t>The classifier yielded the following average prediction probabilities:</w:t>
      </w:r>
      <w:r w:rsidR="00772056">
        <w:rPr>
          <w:b/>
          <w:bCs/>
          <w:sz w:val="22"/>
          <w:szCs w:val="22"/>
        </w:rPr>
        <w:t xml:space="preserve"> </w:t>
      </w:r>
      <w:r w:rsidRPr="00F41D0C">
        <w:rPr>
          <w:sz w:val="22"/>
          <w:szCs w:val="22"/>
        </w:rPr>
        <w:t>Female class: 0.81</w:t>
      </w:r>
      <w:r w:rsidR="00772056">
        <w:rPr>
          <w:b/>
          <w:bCs/>
          <w:sz w:val="22"/>
          <w:szCs w:val="22"/>
        </w:rPr>
        <w:t xml:space="preserve"> </w:t>
      </w:r>
      <w:r w:rsidR="00772056" w:rsidRPr="00772056">
        <w:rPr>
          <w:sz w:val="22"/>
          <w:szCs w:val="22"/>
        </w:rPr>
        <w:t>and</w:t>
      </w:r>
      <w:r w:rsidR="00772056">
        <w:rPr>
          <w:b/>
          <w:bCs/>
          <w:sz w:val="22"/>
          <w:szCs w:val="22"/>
        </w:rPr>
        <w:t xml:space="preserve"> </w:t>
      </w:r>
      <w:r w:rsidRPr="00F41D0C">
        <w:rPr>
          <w:sz w:val="22"/>
          <w:szCs w:val="22"/>
        </w:rPr>
        <w:t>Male class: 0.</w:t>
      </w:r>
      <w:r w:rsidR="004C1843">
        <w:rPr>
          <w:sz w:val="22"/>
          <w:szCs w:val="22"/>
        </w:rPr>
        <w:t>19 (Figure 2</w:t>
      </w:r>
      <w:r w:rsidR="00317D4A">
        <w:rPr>
          <w:sz w:val="22"/>
          <w:szCs w:val="22"/>
        </w:rPr>
        <w:t>3</w:t>
      </w:r>
      <w:r w:rsidR="004C1843">
        <w:rPr>
          <w:sz w:val="22"/>
          <w:szCs w:val="22"/>
        </w:rPr>
        <w:t>)</w:t>
      </w:r>
    </w:p>
    <w:p w14:paraId="15D48057" w14:textId="4C80A813" w:rsidR="00F41D0C" w:rsidRDefault="00F41D0C" w:rsidP="00410C4F">
      <w:pPr>
        <w:ind w:left="568"/>
        <w:rPr>
          <w:sz w:val="22"/>
          <w:szCs w:val="22"/>
        </w:rPr>
      </w:pPr>
      <w:r w:rsidRPr="00F41D0C">
        <w:rPr>
          <w:sz w:val="22"/>
          <w:szCs w:val="22"/>
        </w:rPr>
        <w:t>These results suggest a stronger model confidence in identifying documents associated with male-coded bios, potentially indicating asymmetric linguistic cues across gendered outputs.</w:t>
      </w:r>
      <w:r w:rsidR="00772056">
        <w:rPr>
          <w:b/>
          <w:bCs/>
          <w:sz w:val="22"/>
          <w:szCs w:val="22"/>
        </w:rPr>
        <w:t xml:space="preserve"> </w:t>
      </w:r>
      <w:r w:rsidRPr="00F41D0C">
        <w:rPr>
          <w:sz w:val="22"/>
          <w:szCs w:val="22"/>
        </w:rPr>
        <w:t>LIME further highlighted the most influential words contributing to each gender prediction</w:t>
      </w:r>
      <w:r w:rsidR="00772056">
        <w:rPr>
          <w:sz w:val="22"/>
          <w:szCs w:val="22"/>
        </w:rPr>
        <w:t xml:space="preserve">. </w:t>
      </w:r>
      <w:r w:rsidRPr="00F41D0C">
        <w:rPr>
          <w:sz w:val="22"/>
          <w:szCs w:val="22"/>
        </w:rPr>
        <w:t xml:space="preserve">Top tokens associated with </w:t>
      </w:r>
      <w:r w:rsidRPr="00F41D0C">
        <w:rPr>
          <w:i/>
          <w:iCs/>
          <w:sz w:val="22"/>
          <w:szCs w:val="22"/>
        </w:rPr>
        <w:t>female</w:t>
      </w:r>
      <w:r w:rsidRPr="00F41D0C">
        <w:rPr>
          <w:sz w:val="22"/>
          <w:szCs w:val="22"/>
        </w:rPr>
        <w:t xml:space="preserve"> classification included:</w:t>
      </w:r>
      <w:r w:rsidR="00772056">
        <w:rPr>
          <w:b/>
          <w:bCs/>
          <w:sz w:val="22"/>
          <w:szCs w:val="22"/>
        </w:rPr>
        <w:t xml:space="preserve"> </w:t>
      </w:r>
      <w:r w:rsidRPr="00F41D0C">
        <w:rPr>
          <w:i/>
          <w:iCs/>
          <w:sz w:val="22"/>
          <w:szCs w:val="22"/>
        </w:rPr>
        <w:t>excited</w:t>
      </w:r>
      <w:r w:rsidRPr="00F41D0C">
        <w:rPr>
          <w:sz w:val="22"/>
          <w:szCs w:val="22"/>
        </w:rPr>
        <w:t xml:space="preserve">, </w:t>
      </w:r>
      <w:r w:rsidRPr="00F41D0C">
        <w:rPr>
          <w:i/>
          <w:iCs/>
          <w:sz w:val="22"/>
          <w:szCs w:val="22"/>
        </w:rPr>
        <w:t>sincerely</w:t>
      </w:r>
      <w:r w:rsidRPr="00F41D0C">
        <w:rPr>
          <w:sz w:val="22"/>
          <w:szCs w:val="22"/>
        </w:rPr>
        <w:t xml:space="preserve">, </w:t>
      </w:r>
      <w:r w:rsidRPr="00F41D0C">
        <w:rPr>
          <w:i/>
          <w:iCs/>
          <w:sz w:val="22"/>
          <w:szCs w:val="22"/>
        </w:rPr>
        <w:t>quickly</w:t>
      </w:r>
      <w:r w:rsidRPr="00F41D0C">
        <w:rPr>
          <w:sz w:val="22"/>
          <w:szCs w:val="22"/>
        </w:rPr>
        <w:t xml:space="preserve">, </w:t>
      </w:r>
      <w:r w:rsidRPr="00F41D0C">
        <w:rPr>
          <w:i/>
          <w:iCs/>
          <w:sz w:val="22"/>
          <w:szCs w:val="22"/>
        </w:rPr>
        <w:t>cultural</w:t>
      </w:r>
      <w:r w:rsidRPr="00F41D0C">
        <w:rPr>
          <w:sz w:val="22"/>
          <w:szCs w:val="22"/>
        </w:rPr>
        <w:t xml:space="preserve">, </w:t>
      </w:r>
      <w:r w:rsidRPr="00F41D0C">
        <w:rPr>
          <w:i/>
          <w:iCs/>
          <w:sz w:val="22"/>
          <w:szCs w:val="22"/>
        </w:rPr>
        <w:t>proven</w:t>
      </w:r>
      <w:r w:rsidR="00772056">
        <w:rPr>
          <w:i/>
          <w:iCs/>
          <w:sz w:val="22"/>
          <w:szCs w:val="22"/>
        </w:rPr>
        <w:t xml:space="preserve">. </w:t>
      </w:r>
      <w:r w:rsidRPr="00F41D0C">
        <w:rPr>
          <w:sz w:val="22"/>
          <w:szCs w:val="22"/>
        </w:rPr>
        <w:t xml:space="preserve">Top tokens associated with </w:t>
      </w:r>
      <w:r w:rsidRPr="00F41D0C">
        <w:rPr>
          <w:i/>
          <w:iCs/>
          <w:sz w:val="22"/>
          <w:szCs w:val="22"/>
        </w:rPr>
        <w:t>male</w:t>
      </w:r>
      <w:r w:rsidRPr="00F41D0C">
        <w:rPr>
          <w:sz w:val="22"/>
          <w:szCs w:val="22"/>
        </w:rPr>
        <w:t xml:space="preserve"> classification included:</w:t>
      </w:r>
      <w:r w:rsidR="00772056">
        <w:rPr>
          <w:b/>
          <w:bCs/>
          <w:sz w:val="22"/>
          <w:szCs w:val="22"/>
        </w:rPr>
        <w:t xml:space="preserve"> </w:t>
      </w:r>
      <w:r w:rsidRPr="00F41D0C">
        <w:rPr>
          <w:i/>
          <w:iCs/>
          <w:sz w:val="22"/>
          <w:szCs w:val="22"/>
        </w:rPr>
        <w:t>problem</w:t>
      </w:r>
      <w:r w:rsidRPr="00F41D0C">
        <w:rPr>
          <w:sz w:val="22"/>
          <w:szCs w:val="22"/>
        </w:rPr>
        <w:t xml:space="preserve">, </w:t>
      </w:r>
      <w:r w:rsidRPr="00F41D0C">
        <w:rPr>
          <w:i/>
          <w:iCs/>
          <w:sz w:val="22"/>
          <w:szCs w:val="22"/>
        </w:rPr>
        <w:t>gain</w:t>
      </w:r>
      <w:r w:rsidRPr="00F41D0C">
        <w:rPr>
          <w:sz w:val="22"/>
          <w:szCs w:val="22"/>
        </w:rPr>
        <w:t xml:space="preserve">, </w:t>
      </w:r>
      <w:r w:rsidRPr="00F41D0C">
        <w:rPr>
          <w:i/>
          <w:iCs/>
          <w:sz w:val="22"/>
          <w:szCs w:val="22"/>
        </w:rPr>
        <w:t>notary</w:t>
      </w:r>
      <w:r w:rsidRPr="00F41D0C">
        <w:rPr>
          <w:sz w:val="22"/>
          <w:szCs w:val="22"/>
        </w:rPr>
        <w:t xml:space="preserve">, </w:t>
      </w:r>
      <w:r w:rsidRPr="00F41D0C">
        <w:rPr>
          <w:i/>
          <w:iCs/>
          <w:sz w:val="22"/>
          <w:szCs w:val="22"/>
        </w:rPr>
        <w:t>request</w:t>
      </w:r>
      <w:r w:rsidR="004C1843" w:rsidRPr="004C1843">
        <w:rPr>
          <w:sz w:val="22"/>
          <w:szCs w:val="22"/>
        </w:rPr>
        <w:t xml:space="preserve"> (Figure 2</w:t>
      </w:r>
      <w:r w:rsidR="00317D4A">
        <w:rPr>
          <w:sz w:val="22"/>
          <w:szCs w:val="22"/>
        </w:rPr>
        <w:t>4</w:t>
      </w:r>
      <w:r w:rsidR="004C1843" w:rsidRPr="004C1843">
        <w:rPr>
          <w:sz w:val="22"/>
          <w:szCs w:val="22"/>
        </w:rPr>
        <w:t>).</w:t>
      </w:r>
      <w:r w:rsidR="004C1843">
        <w:rPr>
          <w:b/>
          <w:bCs/>
          <w:sz w:val="22"/>
          <w:szCs w:val="22"/>
        </w:rPr>
        <w:t xml:space="preserve"> </w:t>
      </w:r>
      <w:r w:rsidRPr="00F41D0C">
        <w:rPr>
          <w:sz w:val="22"/>
          <w:szCs w:val="22"/>
        </w:rPr>
        <w:t>These findings reflect subtle stylistic and semantic differences in LLM-generated documents that may reinforce or reflect stereotypical gender-coded language. The prominence of affective or interpersonal terms in female-associated outputs versus action- or task-oriented terms in male-associated outputs aligns with prior literature on gendered communication in professional writing.</w:t>
      </w:r>
    </w:p>
    <w:p w14:paraId="0F15D1F6" w14:textId="72455C9C" w:rsidR="005C27FE" w:rsidRPr="005C27FE" w:rsidRDefault="00FE3088" w:rsidP="00281416">
      <w:pPr>
        <w:pStyle w:val="ListParagraph"/>
        <w:numPr>
          <w:ilvl w:val="2"/>
          <w:numId w:val="88"/>
        </w:numPr>
        <w:rPr>
          <w:b/>
          <w:bCs/>
          <w:sz w:val="22"/>
          <w:szCs w:val="22"/>
        </w:rPr>
      </w:pPr>
      <w:r>
        <w:rPr>
          <w:b/>
          <w:bCs/>
          <w:sz w:val="22"/>
          <w:szCs w:val="22"/>
        </w:rPr>
        <w:t>W</w:t>
      </w:r>
      <w:r w:rsidR="005C27FE" w:rsidRPr="005C27FE">
        <w:rPr>
          <w:b/>
          <w:bCs/>
          <w:sz w:val="22"/>
          <w:szCs w:val="22"/>
        </w:rPr>
        <w:t>ith lower</w:t>
      </w:r>
      <w:r w:rsidR="004C1843" w:rsidRPr="005C27FE">
        <w:rPr>
          <w:b/>
          <w:bCs/>
          <w:sz w:val="22"/>
          <w:szCs w:val="22"/>
        </w:rPr>
        <w:t>casing and</w:t>
      </w:r>
      <w:r w:rsidR="005C27FE" w:rsidRPr="005C27FE">
        <w:rPr>
          <w:b/>
          <w:bCs/>
          <w:sz w:val="22"/>
          <w:szCs w:val="22"/>
        </w:rPr>
        <w:t xml:space="preserve"> stop words, and masking names, pronouns, social and workplace proxies: </w:t>
      </w:r>
    </w:p>
    <w:p w14:paraId="049FEDFB" w14:textId="77777777" w:rsidR="00047E63" w:rsidRPr="00047E63" w:rsidRDefault="00047E63" w:rsidP="00410C4F">
      <w:pPr>
        <w:ind w:left="568"/>
        <w:rPr>
          <w:sz w:val="22"/>
          <w:szCs w:val="22"/>
        </w:rPr>
      </w:pPr>
      <w:r w:rsidRPr="00047E63">
        <w:rPr>
          <w:sz w:val="22"/>
          <w:szCs w:val="22"/>
        </w:rPr>
        <w:t>Following the initial classification on raw, unprocessed CVs and cover letters, we re-ran the LIME classifier on a version of the synthetic dataset where all text was lowercased, stop words removed, and key identity-related entities — such as names, pronouns, social descriptors, and workplace role proxies — were masked. This preprocessing aimed to neutralize overt lexical gender markers and evaluate the classifier’s reliance on deeper linguistic signals.</w:t>
      </w:r>
    </w:p>
    <w:p w14:paraId="2E5A6381" w14:textId="2A772FA3" w:rsidR="00047E63" w:rsidRPr="00047E63" w:rsidRDefault="00047E63" w:rsidP="00410C4F">
      <w:pPr>
        <w:ind w:left="568"/>
        <w:rPr>
          <w:sz w:val="22"/>
          <w:szCs w:val="22"/>
        </w:rPr>
      </w:pPr>
      <w:r w:rsidRPr="00047E63">
        <w:rPr>
          <w:sz w:val="22"/>
          <w:szCs w:val="22"/>
        </w:rPr>
        <w:t>Prediction Probabilities resulted to Female class: 0.52</w:t>
      </w:r>
      <w:r>
        <w:rPr>
          <w:sz w:val="22"/>
          <w:szCs w:val="22"/>
        </w:rPr>
        <w:t xml:space="preserve"> and </w:t>
      </w:r>
      <w:r w:rsidRPr="00047E63">
        <w:rPr>
          <w:sz w:val="22"/>
          <w:szCs w:val="22"/>
        </w:rPr>
        <w:t>Male class: 0.48</w:t>
      </w:r>
      <w:r w:rsidR="00FE3088">
        <w:rPr>
          <w:sz w:val="22"/>
          <w:szCs w:val="22"/>
        </w:rPr>
        <w:t xml:space="preserve"> (Figure 2</w:t>
      </w:r>
      <w:r w:rsidR="00317D4A">
        <w:rPr>
          <w:sz w:val="22"/>
          <w:szCs w:val="22"/>
        </w:rPr>
        <w:t>5</w:t>
      </w:r>
      <w:r w:rsidR="00FE3088">
        <w:rPr>
          <w:sz w:val="22"/>
          <w:szCs w:val="22"/>
        </w:rPr>
        <w:t>)</w:t>
      </w:r>
    </w:p>
    <w:p w14:paraId="5CA80CAD" w14:textId="135E44F6" w:rsidR="00047E63" w:rsidRPr="00047E63" w:rsidRDefault="00047E63" w:rsidP="00410C4F">
      <w:pPr>
        <w:ind w:left="568"/>
        <w:rPr>
          <w:sz w:val="22"/>
          <w:szCs w:val="22"/>
        </w:rPr>
      </w:pPr>
      <w:r w:rsidRPr="00047E63">
        <w:rPr>
          <w:sz w:val="22"/>
          <w:szCs w:val="22"/>
        </w:rPr>
        <w:t>These near-equal probabilities indicate a significant reduction in model confidence compared to the unmasked version suggesting that identity-specific language played a substantial role in initial predictions. The drop in discriminatory power reflects successful obfuscation of key gender-linked features.</w:t>
      </w:r>
    </w:p>
    <w:p w14:paraId="6A96F8DF" w14:textId="6179D5A9" w:rsidR="00D72BE3" w:rsidRDefault="00047E63" w:rsidP="00410C4F">
      <w:pPr>
        <w:ind w:left="568"/>
        <w:rPr>
          <w:sz w:val="22"/>
          <w:szCs w:val="22"/>
        </w:rPr>
      </w:pPr>
      <w:r w:rsidRPr="00047E63">
        <w:rPr>
          <w:sz w:val="22"/>
          <w:szCs w:val="22"/>
        </w:rPr>
        <w:t xml:space="preserve">The Top </w:t>
      </w:r>
      <w:r>
        <w:rPr>
          <w:sz w:val="22"/>
          <w:szCs w:val="22"/>
        </w:rPr>
        <w:t>i</w:t>
      </w:r>
      <w:r w:rsidRPr="00047E63">
        <w:rPr>
          <w:sz w:val="22"/>
          <w:szCs w:val="22"/>
        </w:rPr>
        <w:t xml:space="preserve">nfluential </w:t>
      </w:r>
      <w:r>
        <w:rPr>
          <w:sz w:val="22"/>
          <w:szCs w:val="22"/>
        </w:rPr>
        <w:t>t</w:t>
      </w:r>
      <w:r w:rsidRPr="00047E63">
        <w:rPr>
          <w:sz w:val="22"/>
          <w:szCs w:val="22"/>
        </w:rPr>
        <w:t xml:space="preserve">okens </w:t>
      </w:r>
      <w:r>
        <w:rPr>
          <w:sz w:val="22"/>
          <w:szCs w:val="22"/>
        </w:rPr>
        <w:t>i</w:t>
      </w:r>
      <w:r w:rsidRPr="00047E63">
        <w:rPr>
          <w:sz w:val="22"/>
          <w:szCs w:val="22"/>
        </w:rPr>
        <w:t>dentified by LIME</w:t>
      </w:r>
      <w:r>
        <w:rPr>
          <w:sz w:val="22"/>
          <w:szCs w:val="22"/>
        </w:rPr>
        <w:t xml:space="preserve"> for </w:t>
      </w:r>
      <w:r w:rsidRPr="00047E63">
        <w:rPr>
          <w:sz w:val="22"/>
          <w:szCs w:val="22"/>
        </w:rPr>
        <w:t>Female-associated words</w:t>
      </w:r>
      <w:r>
        <w:rPr>
          <w:sz w:val="22"/>
          <w:szCs w:val="22"/>
        </w:rPr>
        <w:t xml:space="preserve"> are </w:t>
      </w:r>
      <w:r w:rsidRPr="00047E63">
        <w:rPr>
          <w:i/>
          <w:iCs/>
          <w:sz w:val="22"/>
          <w:szCs w:val="22"/>
        </w:rPr>
        <w:t>accounting</w:t>
      </w:r>
      <w:r w:rsidRPr="00047E63">
        <w:rPr>
          <w:sz w:val="22"/>
          <w:szCs w:val="22"/>
        </w:rPr>
        <w:t xml:space="preserve">, </w:t>
      </w:r>
      <w:r w:rsidRPr="00047E63">
        <w:rPr>
          <w:i/>
          <w:iCs/>
          <w:sz w:val="22"/>
          <w:szCs w:val="22"/>
        </w:rPr>
        <w:t>sincerely</w:t>
      </w:r>
      <w:r w:rsidRPr="00047E63">
        <w:rPr>
          <w:sz w:val="22"/>
          <w:szCs w:val="22"/>
        </w:rPr>
        <w:t xml:space="preserve">, </w:t>
      </w:r>
      <w:r w:rsidRPr="00047E63">
        <w:rPr>
          <w:i/>
          <w:iCs/>
          <w:sz w:val="22"/>
          <w:szCs w:val="22"/>
        </w:rPr>
        <w:t>experimenting</w:t>
      </w:r>
      <w:r w:rsidRPr="00047E63">
        <w:rPr>
          <w:sz w:val="22"/>
          <w:szCs w:val="22"/>
        </w:rPr>
        <w:t xml:space="preserve">, </w:t>
      </w:r>
      <w:r w:rsidRPr="00047E63">
        <w:rPr>
          <w:i/>
          <w:iCs/>
          <w:sz w:val="22"/>
          <w:szCs w:val="22"/>
        </w:rPr>
        <w:t>references</w:t>
      </w:r>
      <w:r w:rsidRPr="00047E63">
        <w:rPr>
          <w:sz w:val="22"/>
          <w:szCs w:val="22"/>
        </w:rPr>
        <w:t xml:space="preserve">, </w:t>
      </w:r>
      <w:r w:rsidRPr="00047E63">
        <w:rPr>
          <w:i/>
          <w:iCs/>
          <w:sz w:val="22"/>
          <w:szCs w:val="22"/>
        </w:rPr>
        <w:t>memories</w:t>
      </w:r>
      <w:r w:rsidRPr="00047E63">
        <w:rPr>
          <w:sz w:val="22"/>
          <w:szCs w:val="22"/>
        </w:rPr>
        <w:t xml:space="preserve">, </w:t>
      </w:r>
      <w:r w:rsidRPr="00047E63">
        <w:rPr>
          <w:i/>
          <w:iCs/>
          <w:sz w:val="22"/>
          <w:szCs w:val="22"/>
        </w:rPr>
        <w:t>empowering</w:t>
      </w:r>
      <w:r>
        <w:rPr>
          <w:i/>
          <w:iCs/>
          <w:sz w:val="22"/>
          <w:szCs w:val="22"/>
        </w:rPr>
        <w:t xml:space="preserve">, </w:t>
      </w:r>
      <w:r w:rsidRPr="00047E63">
        <w:rPr>
          <w:sz w:val="22"/>
          <w:szCs w:val="22"/>
        </w:rPr>
        <w:t>and for Male-associated words</w:t>
      </w:r>
      <w:r>
        <w:rPr>
          <w:sz w:val="22"/>
          <w:szCs w:val="22"/>
        </w:rPr>
        <w:t xml:space="preserve"> are </w:t>
      </w:r>
      <w:r w:rsidRPr="00047E63">
        <w:rPr>
          <w:i/>
          <w:iCs/>
          <w:sz w:val="22"/>
          <w:szCs w:val="22"/>
        </w:rPr>
        <w:t>certifications</w:t>
      </w:r>
      <w:r w:rsidRPr="00047E63">
        <w:rPr>
          <w:sz w:val="22"/>
          <w:szCs w:val="22"/>
        </w:rPr>
        <w:t xml:space="preserve">, </w:t>
      </w:r>
      <w:r w:rsidRPr="00047E63">
        <w:rPr>
          <w:i/>
          <w:iCs/>
          <w:sz w:val="22"/>
          <w:szCs w:val="22"/>
        </w:rPr>
        <w:t>knowledge</w:t>
      </w:r>
      <w:r w:rsidRPr="00047E63">
        <w:rPr>
          <w:sz w:val="22"/>
          <w:szCs w:val="22"/>
        </w:rPr>
        <w:t xml:space="preserve">, </w:t>
      </w:r>
      <w:r w:rsidRPr="00047E63">
        <w:rPr>
          <w:i/>
          <w:iCs/>
          <w:sz w:val="22"/>
          <w:szCs w:val="22"/>
        </w:rPr>
        <w:t>prepared</w:t>
      </w:r>
      <w:r w:rsidRPr="00047E63">
        <w:rPr>
          <w:sz w:val="22"/>
          <w:szCs w:val="22"/>
        </w:rPr>
        <w:t xml:space="preserve">, </w:t>
      </w:r>
      <w:r w:rsidRPr="00047E63">
        <w:rPr>
          <w:i/>
          <w:iCs/>
          <w:sz w:val="22"/>
          <w:szCs w:val="22"/>
        </w:rPr>
        <w:t>strong</w:t>
      </w:r>
      <w:r w:rsidR="00FE3088" w:rsidRPr="0099741E">
        <w:rPr>
          <w:i/>
          <w:iCs/>
          <w:sz w:val="22"/>
          <w:szCs w:val="22"/>
        </w:rPr>
        <w:t xml:space="preserve"> </w:t>
      </w:r>
      <w:r w:rsidR="00FE3088" w:rsidRPr="0099741E">
        <w:rPr>
          <w:sz w:val="22"/>
          <w:szCs w:val="22"/>
        </w:rPr>
        <w:t>(Figure 2</w:t>
      </w:r>
      <w:r w:rsidR="00317D4A">
        <w:rPr>
          <w:sz w:val="22"/>
          <w:szCs w:val="22"/>
        </w:rPr>
        <w:t>6</w:t>
      </w:r>
      <w:r w:rsidR="00FE3088" w:rsidRPr="0099741E">
        <w:rPr>
          <w:sz w:val="22"/>
          <w:szCs w:val="22"/>
        </w:rPr>
        <w:t>)</w:t>
      </w:r>
      <w:r w:rsidRPr="0099741E">
        <w:rPr>
          <w:sz w:val="22"/>
          <w:szCs w:val="22"/>
        </w:rPr>
        <w:t xml:space="preserve">. </w:t>
      </w:r>
      <w:r w:rsidRPr="00047E63">
        <w:rPr>
          <w:sz w:val="22"/>
          <w:szCs w:val="22"/>
        </w:rPr>
        <w:t xml:space="preserve">Interestingly, even after identity masking, certain semantic and stylistic cues persisted in influencing gender classification. Words like </w:t>
      </w:r>
      <w:r w:rsidRPr="00047E63">
        <w:rPr>
          <w:i/>
          <w:iCs/>
          <w:sz w:val="22"/>
          <w:szCs w:val="22"/>
        </w:rPr>
        <w:t>sincerely</w:t>
      </w:r>
      <w:r w:rsidRPr="00047E63">
        <w:rPr>
          <w:sz w:val="22"/>
          <w:szCs w:val="22"/>
        </w:rPr>
        <w:t xml:space="preserve"> and </w:t>
      </w:r>
      <w:r w:rsidRPr="00047E63">
        <w:rPr>
          <w:i/>
          <w:iCs/>
          <w:sz w:val="22"/>
          <w:szCs w:val="22"/>
        </w:rPr>
        <w:t>empowering</w:t>
      </w:r>
      <w:r w:rsidRPr="00047E63">
        <w:rPr>
          <w:sz w:val="22"/>
          <w:szCs w:val="22"/>
        </w:rPr>
        <w:t xml:space="preserve"> may reflect interpersonal tone, while </w:t>
      </w:r>
      <w:r w:rsidRPr="00047E63">
        <w:rPr>
          <w:i/>
          <w:iCs/>
          <w:sz w:val="22"/>
          <w:szCs w:val="22"/>
        </w:rPr>
        <w:t>strong</w:t>
      </w:r>
      <w:r w:rsidRPr="00047E63">
        <w:rPr>
          <w:sz w:val="22"/>
          <w:szCs w:val="22"/>
        </w:rPr>
        <w:t xml:space="preserve"> and </w:t>
      </w:r>
      <w:r w:rsidRPr="00047E63">
        <w:rPr>
          <w:i/>
          <w:iCs/>
          <w:sz w:val="22"/>
          <w:szCs w:val="22"/>
        </w:rPr>
        <w:t>certifications</w:t>
      </w:r>
      <w:r w:rsidRPr="00047E63">
        <w:rPr>
          <w:sz w:val="22"/>
          <w:szCs w:val="22"/>
        </w:rPr>
        <w:t xml:space="preserve"> suggest professional self-presentation — echoing subtle gender-coded communication norms observed in real-world data.</w:t>
      </w:r>
      <w:r w:rsidR="00E6401C" w:rsidRPr="0099741E">
        <w:rPr>
          <w:sz w:val="22"/>
          <w:szCs w:val="22"/>
        </w:rPr>
        <w:t xml:space="preserve"> </w:t>
      </w:r>
      <w:r w:rsidRPr="00047E63">
        <w:rPr>
          <w:sz w:val="22"/>
          <w:szCs w:val="22"/>
        </w:rPr>
        <w:t>These findings demonstrate that bias may persist even in anonymized settings, revealing the importance of structural and thematic language in shaping algorithmic outcomes.</w:t>
      </w:r>
    </w:p>
    <w:p w14:paraId="2DC27630" w14:textId="77777777" w:rsidR="00953F3F" w:rsidRDefault="00953F3F" w:rsidP="00E6401C">
      <w:pPr>
        <w:ind w:left="851"/>
        <w:rPr>
          <w:sz w:val="22"/>
          <w:szCs w:val="22"/>
        </w:rPr>
      </w:pPr>
    </w:p>
    <w:p w14:paraId="388B5DDB" w14:textId="77777777" w:rsidR="00635DCB" w:rsidRDefault="00635DCB" w:rsidP="00E6401C">
      <w:pPr>
        <w:ind w:left="851"/>
        <w:rPr>
          <w:sz w:val="22"/>
          <w:szCs w:val="22"/>
        </w:rPr>
      </w:pPr>
    </w:p>
    <w:p w14:paraId="6A7E4904" w14:textId="77777777" w:rsidR="00635DCB" w:rsidRDefault="00635DCB" w:rsidP="00E6401C">
      <w:pPr>
        <w:ind w:left="851"/>
        <w:rPr>
          <w:sz w:val="22"/>
          <w:szCs w:val="22"/>
        </w:rPr>
      </w:pPr>
    </w:p>
    <w:p w14:paraId="2D693B1C" w14:textId="5485BEB7" w:rsidR="006E77BF" w:rsidRPr="006E77BF" w:rsidRDefault="00410C4F" w:rsidP="00281416">
      <w:pPr>
        <w:pStyle w:val="ListParagraph"/>
        <w:numPr>
          <w:ilvl w:val="1"/>
          <w:numId w:val="88"/>
        </w:numPr>
        <w:rPr>
          <w:b/>
          <w:bCs/>
          <w:sz w:val="22"/>
          <w:szCs w:val="22"/>
        </w:rPr>
      </w:pPr>
      <w:r>
        <w:rPr>
          <w:b/>
          <w:bCs/>
          <w:sz w:val="22"/>
          <w:szCs w:val="22"/>
        </w:rPr>
        <w:lastRenderedPageBreak/>
        <w:t xml:space="preserve"> </w:t>
      </w:r>
      <w:r w:rsidR="00382E3B" w:rsidRPr="006E77BF">
        <w:rPr>
          <w:b/>
          <w:bCs/>
          <w:sz w:val="22"/>
          <w:szCs w:val="22"/>
        </w:rPr>
        <w:t xml:space="preserve">Analysis based on </w:t>
      </w:r>
      <w:r w:rsidR="00D7641F" w:rsidRPr="006E77BF">
        <w:rPr>
          <w:b/>
          <w:bCs/>
          <w:sz w:val="22"/>
          <w:szCs w:val="22"/>
        </w:rPr>
        <w:t>Accuracy metrics</w:t>
      </w:r>
      <w:r w:rsidR="00C612A8">
        <w:rPr>
          <w:b/>
          <w:bCs/>
          <w:sz w:val="22"/>
          <w:szCs w:val="22"/>
        </w:rPr>
        <w:t xml:space="preserve"> on Test data</w:t>
      </w:r>
      <w:r w:rsidR="00382E3B" w:rsidRPr="006E77BF">
        <w:rPr>
          <w:b/>
          <w:bCs/>
          <w:sz w:val="22"/>
          <w:szCs w:val="22"/>
        </w:rPr>
        <w:t>:</w:t>
      </w:r>
    </w:p>
    <w:p w14:paraId="176BE694" w14:textId="7933993F" w:rsidR="00382E3B" w:rsidRDefault="00D7641F" w:rsidP="00E6401C">
      <w:pPr>
        <w:ind w:left="851"/>
        <w:rPr>
          <w:rFonts w:asciiTheme="majorHAnsi" w:hAnsiTheme="majorHAnsi"/>
          <w:sz w:val="20"/>
          <w:szCs w:val="20"/>
        </w:rPr>
      </w:pPr>
      <w:r w:rsidRPr="00D7641F">
        <w:rPr>
          <w:noProof/>
          <w:sz w:val="22"/>
          <w:szCs w:val="22"/>
        </w:rPr>
        <w:drawing>
          <wp:inline distT="0" distB="0" distL="0" distR="0" wp14:anchorId="17AB2FB7" wp14:editId="1FD8EB9C">
            <wp:extent cx="2785554" cy="2526030"/>
            <wp:effectExtent l="0" t="0" r="0" b="7620"/>
            <wp:docPr id="64845576"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576" name="Picture 1" descr="A white sheet with black text and numbers&#10;&#10;AI-generated content may be incorrect."/>
                    <pic:cNvPicPr/>
                  </pic:nvPicPr>
                  <pic:blipFill>
                    <a:blip r:embed="rId57"/>
                    <a:stretch>
                      <a:fillRect/>
                    </a:stretch>
                  </pic:blipFill>
                  <pic:spPr>
                    <a:xfrm>
                      <a:off x="0" y="0"/>
                      <a:ext cx="2791086" cy="2531046"/>
                    </a:xfrm>
                    <a:prstGeom prst="rect">
                      <a:avLst/>
                    </a:prstGeom>
                  </pic:spPr>
                </pic:pic>
              </a:graphicData>
            </a:graphic>
          </wp:inline>
        </w:drawing>
      </w:r>
      <w:r w:rsidRPr="00D7641F">
        <w:rPr>
          <w:rFonts w:asciiTheme="majorHAnsi" w:hAnsiTheme="majorHAnsi"/>
          <w:b/>
          <w:bCs/>
          <w:sz w:val="20"/>
          <w:szCs w:val="20"/>
        </w:rPr>
        <w:t>Figure 27</w:t>
      </w:r>
      <w:r w:rsidRPr="00D7641F">
        <w:rPr>
          <w:rFonts w:asciiTheme="majorHAnsi" w:hAnsiTheme="majorHAnsi"/>
          <w:sz w:val="20"/>
          <w:szCs w:val="20"/>
        </w:rPr>
        <w:t>: Table of accuracy metrics for all classifier experiments</w:t>
      </w:r>
    </w:p>
    <w:p w14:paraId="1667B55F" w14:textId="77777777" w:rsidR="00CF28E1" w:rsidRDefault="00CF28E1" w:rsidP="00410C4F">
      <w:pPr>
        <w:ind w:left="720"/>
        <w:rPr>
          <w:sz w:val="22"/>
          <w:szCs w:val="22"/>
        </w:rPr>
      </w:pPr>
      <w:r w:rsidRPr="00CF28E1">
        <w:rPr>
          <w:sz w:val="22"/>
          <w:szCs w:val="22"/>
        </w:rPr>
        <w:t xml:space="preserve">To evaluate how linguistic obfuscation and preprocessing impact gender classification performance, </w:t>
      </w:r>
      <w:r>
        <w:rPr>
          <w:sz w:val="22"/>
          <w:szCs w:val="22"/>
        </w:rPr>
        <w:t>t</w:t>
      </w:r>
      <w:r w:rsidRPr="00CF28E1">
        <w:rPr>
          <w:sz w:val="22"/>
          <w:szCs w:val="22"/>
        </w:rPr>
        <w:t xml:space="preserve">he performance metrics </w:t>
      </w:r>
      <w:r>
        <w:rPr>
          <w:sz w:val="22"/>
          <w:szCs w:val="22"/>
        </w:rPr>
        <w:t>of</w:t>
      </w:r>
      <w:r w:rsidRPr="00CF28E1">
        <w:rPr>
          <w:sz w:val="22"/>
          <w:szCs w:val="22"/>
        </w:rPr>
        <w:t xml:space="preserve"> Accuracy, Recall, Precision, and F1 Score</w:t>
      </w:r>
      <w:r>
        <w:rPr>
          <w:sz w:val="22"/>
          <w:szCs w:val="22"/>
        </w:rPr>
        <w:t xml:space="preserve"> on all  </w:t>
      </w:r>
      <w:r w:rsidRPr="00CF28E1">
        <w:rPr>
          <w:sz w:val="22"/>
          <w:szCs w:val="22"/>
        </w:rPr>
        <w:t>classifiers under varying levels of text masking and normalization</w:t>
      </w:r>
      <w:r>
        <w:rPr>
          <w:sz w:val="22"/>
          <w:szCs w:val="22"/>
        </w:rPr>
        <w:t xml:space="preserve"> are conducted</w:t>
      </w:r>
      <w:r w:rsidRPr="00CF28E1">
        <w:rPr>
          <w:sz w:val="22"/>
          <w:szCs w:val="22"/>
        </w:rPr>
        <w:t xml:space="preserve">. The baseline classifier used the original, unprocessed dataset (with full names, pronouns, and casing intact), and additional variants introduced targeted masking strategies. </w:t>
      </w:r>
      <w:r>
        <w:rPr>
          <w:sz w:val="22"/>
          <w:szCs w:val="22"/>
        </w:rPr>
        <w:t xml:space="preserve">The </w:t>
      </w:r>
      <w:r w:rsidRPr="00CF28E1">
        <w:rPr>
          <w:sz w:val="22"/>
          <w:szCs w:val="22"/>
        </w:rPr>
        <w:t xml:space="preserve">report in the </w:t>
      </w:r>
      <w:r>
        <w:rPr>
          <w:sz w:val="22"/>
          <w:szCs w:val="22"/>
        </w:rPr>
        <w:t>Figure 27</w:t>
      </w:r>
      <w:r w:rsidRPr="00CF28E1">
        <w:rPr>
          <w:sz w:val="22"/>
          <w:szCs w:val="22"/>
        </w:rPr>
        <w:t xml:space="preserve"> </w:t>
      </w:r>
      <w:r>
        <w:rPr>
          <w:sz w:val="22"/>
          <w:szCs w:val="22"/>
        </w:rPr>
        <w:t>is</w:t>
      </w:r>
      <w:r w:rsidRPr="00CF28E1">
        <w:rPr>
          <w:sz w:val="22"/>
          <w:szCs w:val="22"/>
        </w:rPr>
        <w:t xml:space="preserve"> interpreted as follows:</w:t>
      </w:r>
    </w:p>
    <w:p w14:paraId="5E5A5CF4" w14:textId="77777777" w:rsidR="00CF28E1" w:rsidRDefault="00CF28E1" w:rsidP="00CF28E1">
      <w:pPr>
        <w:pStyle w:val="ListParagraph"/>
        <w:numPr>
          <w:ilvl w:val="0"/>
          <w:numId w:val="75"/>
        </w:numPr>
        <w:rPr>
          <w:sz w:val="22"/>
          <w:szCs w:val="22"/>
        </w:rPr>
      </w:pPr>
      <w:r w:rsidRPr="00CF28E1">
        <w:rPr>
          <w:sz w:val="22"/>
          <w:szCs w:val="22"/>
        </w:rPr>
        <w:t>The baseline model (no masking, original casing) achieved perfect scores across all metrics (Accuracy = 1, F1 = 1), demonstrating that direct gender markers (e.g., names, pronouns) strongly influence classification.</w:t>
      </w:r>
    </w:p>
    <w:p w14:paraId="2BFA6086" w14:textId="77777777" w:rsidR="00CF28E1" w:rsidRDefault="00CF28E1" w:rsidP="00CF28E1">
      <w:pPr>
        <w:pStyle w:val="ListParagraph"/>
        <w:numPr>
          <w:ilvl w:val="0"/>
          <w:numId w:val="75"/>
        </w:numPr>
        <w:rPr>
          <w:sz w:val="22"/>
          <w:szCs w:val="22"/>
        </w:rPr>
      </w:pPr>
      <w:r w:rsidRPr="00CF28E1">
        <w:rPr>
          <w:sz w:val="22"/>
          <w:szCs w:val="22"/>
        </w:rPr>
        <w:t>Applying lowercasing or masking only pronouns did not affect performance; scores remained at 100%, indicating these signals alone are not critical when other identity cues are present.</w:t>
      </w:r>
    </w:p>
    <w:p w14:paraId="7CE81480" w14:textId="77777777" w:rsidR="00CF28E1" w:rsidRDefault="00CF28E1" w:rsidP="00CF28E1">
      <w:pPr>
        <w:pStyle w:val="ListParagraph"/>
        <w:numPr>
          <w:ilvl w:val="0"/>
          <w:numId w:val="75"/>
        </w:numPr>
        <w:rPr>
          <w:sz w:val="22"/>
          <w:szCs w:val="22"/>
        </w:rPr>
      </w:pPr>
      <w:r w:rsidRPr="00CF28E1">
        <w:rPr>
          <w:sz w:val="22"/>
          <w:szCs w:val="22"/>
        </w:rPr>
        <w:t>Masking both names and pronouns led to a moderate drop in performance (Accuracy = 0.85, F1 = 0.87), showing these cues are important but not solely responsible for gender prediction.</w:t>
      </w:r>
    </w:p>
    <w:p w14:paraId="583F38F9" w14:textId="77777777" w:rsidR="00CF28E1" w:rsidRDefault="00CF28E1" w:rsidP="00CF28E1">
      <w:pPr>
        <w:pStyle w:val="ListParagraph"/>
        <w:numPr>
          <w:ilvl w:val="0"/>
          <w:numId w:val="75"/>
        </w:numPr>
        <w:rPr>
          <w:sz w:val="22"/>
          <w:szCs w:val="22"/>
        </w:rPr>
      </w:pPr>
      <w:r w:rsidRPr="00CF28E1">
        <w:rPr>
          <w:sz w:val="22"/>
          <w:szCs w:val="22"/>
        </w:rPr>
        <w:t>Masking proxy words (e.g., gender-associated job roles, social descriptors) further reduced accuracy to 0.77, and masking personality-related terms (e.g., words associated with affect or behavior) yielded similar results (Accuracy = 0.76, F1 = 0.82).</w:t>
      </w:r>
      <w:r>
        <w:rPr>
          <w:sz w:val="22"/>
          <w:szCs w:val="22"/>
        </w:rPr>
        <w:t xml:space="preserve"> </w:t>
      </w:r>
    </w:p>
    <w:p w14:paraId="414DE003" w14:textId="77777777" w:rsidR="00CF28E1" w:rsidRDefault="00CF28E1" w:rsidP="00410C4F">
      <w:pPr>
        <w:ind w:left="720"/>
        <w:rPr>
          <w:sz w:val="22"/>
          <w:szCs w:val="22"/>
        </w:rPr>
      </w:pPr>
      <w:r w:rsidRPr="00CF28E1">
        <w:rPr>
          <w:sz w:val="22"/>
          <w:szCs w:val="22"/>
        </w:rPr>
        <w:t>These results indicate that proxy features and stylistic language also contribute significantly to gender inference, beyond explicit identity terms.</w:t>
      </w:r>
    </w:p>
    <w:p w14:paraId="11D224D0" w14:textId="77777777" w:rsidR="00CF28E1" w:rsidRDefault="00CF28E1" w:rsidP="00CF28E1">
      <w:pPr>
        <w:pStyle w:val="ListParagraph"/>
        <w:numPr>
          <w:ilvl w:val="0"/>
          <w:numId w:val="76"/>
        </w:numPr>
        <w:rPr>
          <w:sz w:val="22"/>
          <w:szCs w:val="22"/>
        </w:rPr>
      </w:pPr>
      <w:r w:rsidRPr="00CF28E1">
        <w:rPr>
          <w:sz w:val="22"/>
          <w:szCs w:val="22"/>
        </w:rPr>
        <w:t>When applying the classifier to LLM-generated application text without masking or</w:t>
      </w:r>
      <w:r>
        <w:rPr>
          <w:sz w:val="22"/>
          <w:szCs w:val="22"/>
        </w:rPr>
        <w:t xml:space="preserve"> </w:t>
      </w:r>
      <w:r w:rsidRPr="00CF28E1">
        <w:rPr>
          <w:sz w:val="22"/>
          <w:szCs w:val="22"/>
        </w:rPr>
        <w:t>lowercasing, performance dropped sharply (Accuracy = 0.75, Recall = 0), reflecting misalignment between synthetic and training distributions.</w:t>
      </w:r>
    </w:p>
    <w:p w14:paraId="33B2378F" w14:textId="4584C6F9" w:rsidR="00CF28E1" w:rsidRDefault="00CF28E1" w:rsidP="00CF28E1">
      <w:pPr>
        <w:pStyle w:val="ListParagraph"/>
        <w:numPr>
          <w:ilvl w:val="0"/>
          <w:numId w:val="76"/>
        </w:numPr>
        <w:rPr>
          <w:sz w:val="22"/>
          <w:szCs w:val="22"/>
        </w:rPr>
      </w:pPr>
      <w:r w:rsidRPr="00CF28E1">
        <w:rPr>
          <w:sz w:val="22"/>
          <w:szCs w:val="22"/>
        </w:rPr>
        <w:t>In the most obfuscated setting—masking all proxy signals in generated text—the classifier was effectively neutralized, with accuracy dropping to 0.5 (random chance) and a notably low precision of 0.33. This suggests that comprehensive proxy masking can effectively disrupt gender prediction, highlighting its potential as a fairness-preserving intervention.</w:t>
      </w:r>
    </w:p>
    <w:p w14:paraId="09B49722" w14:textId="77777777" w:rsidR="006E77BF" w:rsidRDefault="006E77BF" w:rsidP="006E77BF">
      <w:pPr>
        <w:pStyle w:val="ListParagraph"/>
        <w:ind w:left="1571"/>
        <w:rPr>
          <w:sz w:val="22"/>
          <w:szCs w:val="22"/>
        </w:rPr>
      </w:pPr>
    </w:p>
    <w:p w14:paraId="40ED7AB9" w14:textId="77777777" w:rsidR="00950F5D" w:rsidRDefault="00950F5D" w:rsidP="006E77BF">
      <w:pPr>
        <w:pStyle w:val="ListParagraph"/>
        <w:ind w:left="1571"/>
        <w:rPr>
          <w:sz w:val="22"/>
          <w:szCs w:val="22"/>
        </w:rPr>
      </w:pPr>
    </w:p>
    <w:p w14:paraId="501F664F" w14:textId="77777777" w:rsidR="00950F5D" w:rsidRDefault="00950F5D" w:rsidP="006E77BF">
      <w:pPr>
        <w:pStyle w:val="ListParagraph"/>
        <w:ind w:left="1571"/>
        <w:rPr>
          <w:sz w:val="22"/>
          <w:szCs w:val="22"/>
        </w:rPr>
      </w:pPr>
    </w:p>
    <w:p w14:paraId="50117014" w14:textId="77777777" w:rsidR="00950F5D" w:rsidRDefault="00950F5D" w:rsidP="006E77BF">
      <w:pPr>
        <w:pStyle w:val="ListParagraph"/>
        <w:ind w:left="1571"/>
        <w:rPr>
          <w:sz w:val="22"/>
          <w:szCs w:val="22"/>
        </w:rPr>
      </w:pPr>
    </w:p>
    <w:p w14:paraId="1713665D" w14:textId="77777777" w:rsidR="00950F5D" w:rsidRDefault="00950F5D" w:rsidP="006E77BF">
      <w:pPr>
        <w:pStyle w:val="ListParagraph"/>
        <w:ind w:left="1571"/>
        <w:rPr>
          <w:sz w:val="22"/>
          <w:szCs w:val="22"/>
        </w:rPr>
      </w:pPr>
    </w:p>
    <w:p w14:paraId="73B59B0B" w14:textId="77777777" w:rsidR="00950F5D" w:rsidRDefault="00950F5D" w:rsidP="006E77BF">
      <w:pPr>
        <w:pStyle w:val="ListParagraph"/>
        <w:ind w:left="1571"/>
        <w:rPr>
          <w:sz w:val="22"/>
          <w:szCs w:val="22"/>
        </w:rPr>
      </w:pPr>
    </w:p>
    <w:p w14:paraId="2A89DFE2" w14:textId="77777777" w:rsidR="00950F5D" w:rsidRDefault="00950F5D" w:rsidP="006E77BF">
      <w:pPr>
        <w:pStyle w:val="ListParagraph"/>
        <w:ind w:left="1571"/>
        <w:rPr>
          <w:sz w:val="22"/>
          <w:szCs w:val="22"/>
        </w:rPr>
      </w:pPr>
    </w:p>
    <w:p w14:paraId="2B9DC70D" w14:textId="0D4491C7" w:rsidR="006E77BF" w:rsidRPr="001D277B" w:rsidRDefault="00410C4F" w:rsidP="00281416">
      <w:pPr>
        <w:pStyle w:val="ListParagraph"/>
        <w:numPr>
          <w:ilvl w:val="1"/>
          <w:numId w:val="88"/>
        </w:numPr>
        <w:rPr>
          <w:b/>
          <w:bCs/>
          <w:sz w:val="22"/>
          <w:szCs w:val="22"/>
        </w:rPr>
      </w:pPr>
      <w:r>
        <w:rPr>
          <w:b/>
          <w:bCs/>
          <w:sz w:val="22"/>
          <w:szCs w:val="22"/>
        </w:rPr>
        <w:lastRenderedPageBreak/>
        <w:t xml:space="preserve"> </w:t>
      </w:r>
      <w:r w:rsidR="006E77BF" w:rsidRPr="006E77BF">
        <w:rPr>
          <w:b/>
          <w:bCs/>
          <w:sz w:val="22"/>
          <w:szCs w:val="22"/>
        </w:rPr>
        <w:t>Analysis based on Low confidence of gender predictions:</w:t>
      </w:r>
    </w:p>
    <w:p w14:paraId="6EDAE495" w14:textId="577B97B5" w:rsidR="00CF28E1" w:rsidRDefault="00B62D45" w:rsidP="00E6401C">
      <w:pPr>
        <w:ind w:left="851"/>
        <w:rPr>
          <w:rFonts w:asciiTheme="majorHAnsi" w:hAnsiTheme="majorHAnsi"/>
          <w:sz w:val="20"/>
          <w:szCs w:val="20"/>
        </w:rPr>
      </w:pPr>
      <w:r w:rsidRPr="00B62D45">
        <w:rPr>
          <w:rFonts w:asciiTheme="majorHAnsi" w:hAnsiTheme="majorHAnsi"/>
          <w:noProof/>
          <w:sz w:val="20"/>
          <w:szCs w:val="20"/>
        </w:rPr>
        <w:drawing>
          <wp:inline distT="0" distB="0" distL="0" distR="0" wp14:anchorId="1B6F352D" wp14:editId="799F16FD">
            <wp:extent cx="2072640" cy="2844158"/>
            <wp:effectExtent l="0" t="0" r="3810" b="0"/>
            <wp:docPr id="1970858234"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8234" name="Picture 1" descr="A white sheet with black text&#10;&#10;AI-generated content may be incorrect."/>
                    <pic:cNvPicPr/>
                  </pic:nvPicPr>
                  <pic:blipFill>
                    <a:blip r:embed="rId58"/>
                    <a:stretch>
                      <a:fillRect/>
                    </a:stretch>
                  </pic:blipFill>
                  <pic:spPr>
                    <a:xfrm>
                      <a:off x="0" y="0"/>
                      <a:ext cx="2079928" cy="2854158"/>
                    </a:xfrm>
                    <a:prstGeom prst="rect">
                      <a:avLst/>
                    </a:prstGeom>
                  </pic:spPr>
                </pic:pic>
              </a:graphicData>
            </a:graphic>
          </wp:inline>
        </w:drawing>
      </w:r>
      <w:r w:rsidRPr="00B62D45">
        <w:rPr>
          <w:rFonts w:asciiTheme="majorHAnsi" w:hAnsiTheme="majorHAnsi"/>
          <w:b/>
          <w:bCs/>
          <w:sz w:val="20"/>
          <w:szCs w:val="20"/>
        </w:rPr>
        <w:t xml:space="preserve"> </w:t>
      </w:r>
      <w:r w:rsidRPr="00D7641F">
        <w:rPr>
          <w:rFonts w:asciiTheme="majorHAnsi" w:hAnsiTheme="majorHAnsi"/>
          <w:b/>
          <w:bCs/>
          <w:sz w:val="20"/>
          <w:szCs w:val="20"/>
        </w:rPr>
        <w:t>Figure 2</w:t>
      </w:r>
      <w:r>
        <w:rPr>
          <w:rFonts w:asciiTheme="majorHAnsi" w:hAnsiTheme="majorHAnsi"/>
          <w:b/>
          <w:bCs/>
          <w:sz w:val="20"/>
          <w:szCs w:val="20"/>
        </w:rPr>
        <w:t>8</w:t>
      </w:r>
      <w:r w:rsidRPr="00D7641F">
        <w:rPr>
          <w:rFonts w:asciiTheme="majorHAnsi" w:hAnsiTheme="majorHAnsi"/>
          <w:sz w:val="20"/>
          <w:szCs w:val="20"/>
        </w:rPr>
        <w:t>: Table</w:t>
      </w:r>
      <w:r>
        <w:rPr>
          <w:rFonts w:asciiTheme="majorHAnsi" w:hAnsiTheme="majorHAnsi"/>
          <w:sz w:val="20"/>
          <w:szCs w:val="20"/>
        </w:rPr>
        <w:t xml:space="preserve"> of Low confidence while gender predictions</w:t>
      </w:r>
    </w:p>
    <w:p w14:paraId="7D1CCFAB" w14:textId="77777777" w:rsidR="00B62D45" w:rsidRDefault="00B62D45" w:rsidP="00410C4F">
      <w:pPr>
        <w:ind w:left="720"/>
        <w:rPr>
          <w:sz w:val="22"/>
          <w:szCs w:val="22"/>
        </w:rPr>
      </w:pPr>
      <w:r w:rsidRPr="00B62D45">
        <w:rPr>
          <w:sz w:val="22"/>
          <w:szCs w:val="22"/>
        </w:rPr>
        <w:t>To better understand the certainty with which the gender classification model makes its predictions, the proportion of low-confidence predictions (i.e., predictions close to the decision boundary) under different levels of text masking and preprocessing</w:t>
      </w:r>
      <w:r>
        <w:rPr>
          <w:sz w:val="22"/>
          <w:szCs w:val="22"/>
        </w:rPr>
        <w:t xml:space="preserve"> was measured</w:t>
      </w:r>
      <w:r w:rsidRPr="00B62D45">
        <w:rPr>
          <w:sz w:val="22"/>
          <w:szCs w:val="22"/>
        </w:rPr>
        <w:t>. A higher low-confidence score indicates greater model uncertainty, while a lower value implies stronger confidence in gender inference.</w:t>
      </w:r>
    </w:p>
    <w:p w14:paraId="3D912777" w14:textId="77777777" w:rsidR="00B62D45" w:rsidRDefault="00B62D45" w:rsidP="00410C4F">
      <w:pPr>
        <w:ind w:left="720"/>
        <w:rPr>
          <w:sz w:val="22"/>
          <w:szCs w:val="22"/>
        </w:rPr>
      </w:pPr>
      <w:r w:rsidRPr="00B62D45">
        <w:rPr>
          <w:sz w:val="22"/>
          <w:szCs w:val="22"/>
        </w:rPr>
        <w:t>When only lowercasing was applied, low-confidence predictions increased sharply to 0.45, suggesting that capitalization of certain identity-related terms plays a role in boosting model confidence.</w:t>
      </w:r>
      <w:r>
        <w:rPr>
          <w:sz w:val="22"/>
          <w:szCs w:val="22"/>
        </w:rPr>
        <w:t xml:space="preserve"> </w:t>
      </w:r>
      <w:r w:rsidRPr="00B62D45">
        <w:rPr>
          <w:sz w:val="22"/>
          <w:szCs w:val="22"/>
        </w:rPr>
        <w:t>Masking pronouns alone also increased uncertainty (0.70), indicating that even simple lexical gender cues significantly influence the classifier’s certainty.</w:t>
      </w:r>
      <w:r>
        <w:rPr>
          <w:sz w:val="22"/>
          <w:szCs w:val="22"/>
        </w:rPr>
        <w:t xml:space="preserve"> </w:t>
      </w:r>
      <w:r w:rsidRPr="00B62D45">
        <w:rPr>
          <w:sz w:val="22"/>
          <w:szCs w:val="22"/>
        </w:rPr>
        <w:t>Masking both names and pronouns led to a sharp drop in confidence (0.14), while further masking of proxy words (e.g., job roles, identity indicators) caused low-confidence predictions to rise to 0.98 (Low Confidence = 0.02), indicating the classifier was no longer able to confidently detect gender.</w:t>
      </w:r>
      <w:r>
        <w:rPr>
          <w:sz w:val="22"/>
          <w:szCs w:val="22"/>
        </w:rPr>
        <w:t xml:space="preserve"> </w:t>
      </w:r>
      <w:r w:rsidRPr="00B62D45">
        <w:rPr>
          <w:sz w:val="22"/>
          <w:szCs w:val="22"/>
        </w:rPr>
        <w:t>Similarly, masking personality-associated terms raised low confidence to 0.93 (Low Confidence = 0.07), showing that stylistic language also contributes to certainty.</w:t>
      </w:r>
    </w:p>
    <w:p w14:paraId="4CCCD92B" w14:textId="3EAE3E19" w:rsidR="00B62D45" w:rsidRPr="00B62D45" w:rsidRDefault="00B62D45" w:rsidP="00410C4F">
      <w:pPr>
        <w:ind w:left="720"/>
        <w:rPr>
          <w:sz w:val="22"/>
          <w:szCs w:val="22"/>
        </w:rPr>
      </w:pPr>
      <w:r w:rsidRPr="00B62D45">
        <w:rPr>
          <w:sz w:val="22"/>
          <w:szCs w:val="22"/>
        </w:rPr>
        <w:t>The classifier also showed very low confidence when applied to LLM-generated CVs and cover letters:</w:t>
      </w:r>
    </w:p>
    <w:p w14:paraId="69B43703" w14:textId="77777777" w:rsidR="00B62D45" w:rsidRPr="00B62D45" w:rsidRDefault="00B62D45" w:rsidP="00B62D45">
      <w:pPr>
        <w:numPr>
          <w:ilvl w:val="1"/>
          <w:numId w:val="79"/>
        </w:numPr>
        <w:rPr>
          <w:sz w:val="22"/>
          <w:szCs w:val="22"/>
        </w:rPr>
      </w:pPr>
      <w:r w:rsidRPr="00B62D45">
        <w:rPr>
          <w:sz w:val="22"/>
          <w:szCs w:val="22"/>
        </w:rPr>
        <w:t>Without masking or lowercasing: Low Confidence = 0.03</w:t>
      </w:r>
    </w:p>
    <w:p w14:paraId="41AF599D" w14:textId="77777777" w:rsidR="00B62D45" w:rsidRPr="00B62D45" w:rsidRDefault="00B62D45" w:rsidP="00B62D45">
      <w:pPr>
        <w:numPr>
          <w:ilvl w:val="1"/>
          <w:numId w:val="79"/>
        </w:numPr>
        <w:rPr>
          <w:sz w:val="22"/>
          <w:szCs w:val="22"/>
        </w:rPr>
      </w:pPr>
      <w:r w:rsidRPr="00B62D45">
        <w:rPr>
          <w:sz w:val="22"/>
          <w:szCs w:val="22"/>
        </w:rPr>
        <w:t>With all proxies masked: Low Confidence = 0.04</w:t>
      </w:r>
    </w:p>
    <w:p w14:paraId="39CA126B" w14:textId="4F84A28D" w:rsidR="00B62D45" w:rsidRPr="00635BC1" w:rsidRDefault="00B62D45" w:rsidP="00410C4F">
      <w:pPr>
        <w:ind w:left="720"/>
        <w:rPr>
          <w:sz w:val="22"/>
          <w:szCs w:val="22"/>
        </w:rPr>
      </w:pPr>
      <w:r w:rsidRPr="00B62D45">
        <w:rPr>
          <w:sz w:val="22"/>
          <w:szCs w:val="22"/>
        </w:rPr>
        <w:t>These values suggest that synthetic text, even when unmasked, introduces uncertainty likely due to domain shift or lack of familiar lexical signals. Once proxies are removed, the model becomes nearly agnostic to gender, unable to confidently assign label</w:t>
      </w:r>
      <w:r>
        <w:rPr>
          <w:sz w:val="22"/>
          <w:szCs w:val="22"/>
        </w:rPr>
        <w:t>.</w:t>
      </w:r>
    </w:p>
    <w:p w14:paraId="5654A13B" w14:textId="4EC12AD7" w:rsidR="002F7F4E" w:rsidRDefault="001A1597" w:rsidP="00281416">
      <w:pPr>
        <w:pStyle w:val="NormalWeb"/>
        <w:numPr>
          <w:ilvl w:val="0"/>
          <w:numId w:val="88"/>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5E0323FF" w14:textId="714543FC" w:rsidR="00FC07E1" w:rsidRDefault="00FC07E1" w:rsidP="00410C4F">
      <w:pPr>
        <w:pStyle w:val="ListParagraph"/>
        <w:ind w:left="0"/>
        <w:rPr>
          <w:sz w:val="22"/>
          <w:szCs w:val="22"/>
        </w:rPr>
      </w:pPr>
      <w:r>
        <w:rPr>
          <w:sz w:val="22"/>
          <w:szCs w:val="22"/>
        </w:rPr>
        <w:t>The study and experiment shown here</w:t>
      </w:r>
      <w:r w:rsidRPr="00FC07E1">
        <w:rPr>
          <w:sz w:val="22"/>
          <w:szCs w:val="22"/>
        </w:rPr>
        <w:t xml:space="preserve"> set out to examine the persistence and mechanics of gender bias in text-based classification models within the hiring context, using both real-world data (BiasBios) and synthetic CVs and cover letters generated by large language models (LLMs). Across all experiments, the results consistently revealed that gender inference is deeply embedded in both explicit identity markers (e.g., names, pronouns, job titles) and more subtle semantic, stylistic, and structural cues.</w:t>
      </w:r>
    </w:p>
    <w:p w14:paraId="12963E65" w14:textId="77777777" w:rsidR="00FC07E1" w:rsidRPr="00FC07E1" w:rsidRDefault="00FC07E1" w:rsidP="00E51AE3">
      <w:pPr>
        <w:pStyle w:val="ListParagraph"/>
        <w:rPr>
          <w:sz w:val="22"/>
          <w:szCs w:val="22"/>
        </w:rPr>
      </w:pPr>
    </w:p>
    <w:p w14:paraId="3A441A09" w14:textId="6A4E65BC" w:rsidR="00635BC1" w:rsidRDefault="00DB7F5B" w:rsidP="00410C4F">
      <w:pPr>
        <w:pStyle w:val="ListParagraph"/>
        <w:ind w:left="0"/>
        <w:rPr>
          <w:sz w:val="22"/>
          <w:szCs w:val="22"/>
        </w:rPr>
      </w:pPr>
      <w:r w:rsidRPr="00FC07E1">
        <w:rPr>
          <w:sz w:val="22"/>
          <w:szCs w:val="22"/>
        </w:rPr>
        <w:lastRenderedPageBreak/>
        <w:t>The imbalances in the dataset such as BiasBios (</w:t>
      </w:r>
      <w:r w:rsidRPr="00FC07E1">
        <w:rPr>
          <w:sz w:val="20"/>
          <w:szCs w:val="20"/>
        </w:rPr>
        <w:t>Section 2.1.1 Gender Disparities in Training Data</w:t>
      </w:r>
      <w:r w:rsidRPr="00FC07E1">
        <w:rPr>
          <w:sz w:val="22"/>
          <w:szCs w:val="22"/>
        </w:rPr>
        <w:t xml:space="preserve">) don’t just reflect social trends — they directly affect how LLMs learn. Research shows that NLP models trained on such data start linking gendered language with specific jobs, which lead to biased or unfair treatment of candidates. For instance, women may be less likely to be recommended for technical roles, simply because the model has learned those roles are usually associated with men in the data. </w:t>
      </w:r>
      <w:r w:rsidR="00FC07E1" w:rsidRPr="00FC07E1">
        <w:rPr>
          <w:sz w:val="22"/>
          <w:szCs w:val="22"/>
        </w:rPr>
        <w:t>These representational skews serve as a foundation upon which gender biases in NLP models are likely learned and amplified.</w:t>
      </w:r>
    </w:p>
    <w:p w14:paraId="4DEE8AC4" w14:textId="77777777" w:rsidR="00177A67" w:rsidRDefault="00177A67" w:rsidP="00E51AE3">
      <w:pPr>
        <w:pStyle w:val="ListParagraph"/>
        <w:rPr>
          <w:sz w:val="22"/>
          <w:szCs w:val="22"/>
        </w:rPr>
      </w:pPr>
    </w:p>
    <w:p w14:paraId="4E16BAD4" w14:textId="77777777" w:rsidR="00177A67" w:rsidRPr="00177A67" w:rsidRDefault="00177A67" w:rsidP="00410C4F">
      <w:pPr>
        <w:pStyle w:val="ListParagraph"/>
        <w:ind w:left="0"/>
        <w:rPr>
          <w:sz w:val="22"/>
          <w:szCs w:val="22"/>
        </w:rPr>
      </w:pPr>
      <w:r w:rsidRPr="00177A67">
        <w:rPr>
          <w:sz w:val="22"/>
          <w:szCs w:val="22"/>
        </w:rPr>
        <w:t xml:space="preserve">Our experiments show that a significant amount of gender information is embedded in both real and synthetic documents—even when direct indicators such as names and pronouns are removed. Classifiers trained on unprocessed bios or CVs achieved near-perfect accuracy and confidence, with LIME revealing reliance on not only gendered terms (e.g., </w:t>
      </w:r>
      <w:r w:rsidRPr="00177A67">
        <w:rPr>
          <w:i/>
          <w:iCs/>
          <w:sz w:val="22"/>
          <w:szCs w:val="22"/>
        </w:rPr>
        <w:t>she</w:t>
      </w:r>
      <w:r w:rsidRPr="00177A67">
        <w:rPr>
          <w:sz w:val="22"/>
          <w:szCs w:val="22"/>
        </w:rPr>
        <w:t xml:space="preserve">, </w:t>
      </w:r>
      <w:r w:rsidRPr="00177A67">
        <w:rPr>
          <w:i/>
          <w:iCs/>
          <w:sz w:val="22"/>
          <w:szCs w:val="22"/>
        </w:rPr>
        <w:t>Mr.</w:t>
      </w:r>
      <w:r w:rsidRPr="00177A67">
        <w:rPr>
          <w:sz w:val="22"/>
          <w:szCs w:val="22"/>
        </w:rPr>
        <w:t xml:space="preserve">, </w:t>
      </w:r>
      <w:r w:rsidRPr="00177A67">
        <w:rPr>
          <w:i/>
          <w:iCs/>
          <w:sz w:val="22"/>
          <w:szCs w:val="22"/>
        </w:rPr>
        <w:t>Jessica</w:t>
      </w:r>
      <w:r w:rsidRPr="00177A67">
        <w:rPr>
          <w:sz w:val="22"/>
          <w:szCs w:val="22"/>
        </w:rPr>
        <w:t xml:space="preserve">), but also proxy words (e.g., </w:t>
      </w:r>
      <w:r w:rsidRPr="00177A67">
        <w:rPr>
          <w:i/>
          <w:iCs/>
          <w:sz w:val="22"/>
          <w:szCs w:val="22"/>
        </w:rPr>
        <w:t>nurse</w:t>
      </w:r>
      <w:r w:rsidRPr="00177A67">
        <w:rPr>
          <w:sz w:val="22"/>
          <w:szCs w:val="22"/>
        </w:rPr>
        <w:t xml:space="preserve">, </w:t>
      </w:r>
      <w:r w:rsidRPr="00177A67">
        <w:rPr>
          <w:i/>
          <w:iCs/>
          <w:sz w:val="22"/>
          <w:szCs w:val="22"/>
        </w:rPr>
        <w:t>director</w:t>
      </w:r>
      <w:r w:rsidRPr="00177A67">
        <w:rPr>
          <w:sz w:val="22"/>
          <w:szCs w:val="22"/>
        </w:rPr>
        <w:t xml:space="preserve">, </w:t>
      </w:r>
      <w:r w:rsidRPr="00177A67">
        <w:rPr>
          <w:i/>
          <w:iCs/>
          <w:sz w:val="22"/>
          <w:szCs w:val="22"/>
        </w:rPr>
        <w:t>chairwoman</w:t>
      </w:r>
      <w:r w:rsidRPr="00177A67">
        <w:rPr>
          <w:sz w:val="22"/>
          <w:szCs w:val="22"/>
        </w:rPr>
        <w:t>) and stylistic elements (e.g., tone, verb choices).</w:t>
      </w:r>
    </w:p>
    <w:p w14:paraId="590A3EC0" w14:textId="77777777" w:rsidR="00177A67" w:rsidRPr="00177A67" w:rsidRDefault="00177A67" w:rsidP="00410C4F">
      <w:pPr>
        <w:pStyle w:val="ListParagraph"/>
        <w:ind w:left="0"/>
        <w:rPr>
          <w:sz w:val="22"/>
          <w:szCs w:val="22"/>
        </w:rPr>
      </w:pPr>
      <w:r w:rsidRPr="00177A67">
        <w:rPr>
          <w:sz w:val="22"/>
          <w:szCs w:val="22"/>
        </w:rPr>
        <w:t>Masking explicit identity markers (names, pronouns, social/professional roles) reduces the classifier’s ability to confidently infer gender, but it does not eliminate gender signals completely. Our results showed that even with full masking and text normalization, classification probabilities only approached random (50/50) when all proxy features were also removed. This implies that gender is redundantly encoded in language through both vocabulary and structure.</w:t>
      </w:r>
    </w:p>
    <w:p w14:paraId="79163446" w14:textId="77777777" w:rsidR="00177A67" w:rsidRPr="00177A67" w:rsidRDefault="00177A67" w:rsidP="00410C4F">
      <w:pPr>
        <w:pStyle w:val="ListParagraph"/>
        <w:ind w:left="0"/>
        <w:rPr>
          <w:sz w:val="22"/>
          <w:szCs w:val="22"/>
        </w:rPr>
      </w:pPr>
      <w:r w:rsidRPr="00177A67">
        <w:rPr>
          <w:sz w:val="22"/>
          <w:szCs w:val="22"/>
        </w:rPr>
        <w:t>Thus, effective masking should combine:</w:t>
      </w:r>
    </w:p>
    <w:p w14:paraId="63E04A2D" w14:textId="77777777" w:rsidR="00177A67" w:rsidRPr="00177A67" w:rsidRDefault="00177A67" w:rsidP="00177A67">
      <w:pPr>
        <w:pStyle w:val="ListParagraph"/>
        <w:numPr>
          <w:ilvl w:val="0"/>
          <w:numId w:val="81"/>
        </w:numPr>
        <w:rPr>
          <w:sz w:val="22"/>
          <w:szCs w:val="22"/>
        </w:rPr>
      </w:pPr>
      <w:r w:rsidRPr="00177A67">
        <w:rPr>
          <w:sz w:val="22"/>
          <w:szCs w:val="22"/>
        </w:rPr>
        <w:t>Lexical masking (names, pronouns, identity terms)</w:t>
      </w:r>
    </w:p>
    <w:p w14:paraId="2E8A9E27" w14:textId="77777777" w:rsidR="00177A67" w:rsidRPr="00177A67" w:rsidRDefault="00177A67" w:rsidP="00177A67">
      <w:pPr>
        <w:pStyle w:val="ListParagraph"/>
        <w:numPr>
          <w:ilvl w:val="0"/>
          <w:numId w:val="81"/>
        </w:numPr>
        <w:rPr>
          <w:sz w:val="22"/>
          <w:szCs w:val="22"/>
        </w:rPr>
      </w:pPr>
      <w:r w:rsidRPr="00177A67">
        <w:rPr>
          <w:sz w:val="22"/>
          <w:szCs w:val="22"/>
        </w:rPr>
        <w:t>Contextual masking (job roles, personality traits)</w:t>
      </w:r>
    </w:p>
    <w:p w14:paraId="16E21709" w14:textId="77777777" w:rsidR="00177A67" w:rsidRPr="00177A67" w:rsidRDefault="00177A67" w:rsidP="00177A67">
      <w:pPr>
        <w:pStyle w:val="ListParagraph"/>
        <w:numPr>
          <w:ilvl w:val="0"/>
          <w:numId w:val="81"/>
        </w:numPr>
        <w:rPr>
          <w:sz w:val="22"/>
          <w:szCs w:val="22"/>
        </w:rPr>
      </w:pPr>
      <w:r w:rsidRPr="00177A67">
        <w:rPr>
          <w:sz w:val="22"/>
          <w:szCs w:val="22"/>
        </w:rPr>
        <w:t>Stylistic normalization (removal of affective cues)</w:t>
      </w:r>
    </w:p>
    <w:p w14:paraId="7A9A7814" w14:textId="77777777" w:rsidR="00177A67" w:rsidRPr="00177A67" w:rsidRDefault="00177A67" w:rsidP="00177A67">
      <w:pPr>
        <w:pStyle w:val="ListParagraph"/>
        <w:numPr>
          <w:ilvl w:val="0"/>
          <w:numId w:val="81"/>
        </w:numPr>
        <w:rPr>
          <w:sz w:val="22"/>
          <w:szCs w:val="22"/>
        </w:rPr>
      </w:pPr>
      <w:r w:rsidRPr="00177A67">
        <w:rPr>
          <w:sz w:val="22"/>
          <w:szCs w:val="22"/>
        </w:rPr>
        <w:t>Advanced techniques, such as adversarial perturbation or fair representation learning</w:t>
      </w:r>
    </w:p>
    <w:p w14:paraId="6E7F4788" w14:textId="77777777" w:rsidR="00177A67" w:rsidRDefault="00177A67" w:rsidP="00E51AE3">
      <w:pPr>
        <w:pStyle w:val="ListParagraph"/>
        <w:rPr>
          <w:sz w:val="22"/>
          <w:szCs w:val="22"/>
        </w:rPr>
      </w:pPr>
    </w:p>
    <w:p w14:paraId="592B0F67" w14:textId="77777777" w:rsidR="00177A67" w:rsidRPr="00177A67" w:rsidRDefault="00177A67" w:rsidP="00410C4F">
      <w:pPr>
        <w:pStyle w:val="ListParagraph"/>
        <w:ind w:left="0"/>
        <w:rPr>
          <w:sz w:val="22"/>
          <w:szCs w:val="22"/>
        </w:rPr>
      </w:pPr>
      <w:r w:rsidRPr="00177A67">
        <w:rPr>
          <w:sz w:val="22"/>
          <w:szCs w:val="22"/>
        </w:rPr>
        <w:t>When using LLMs to generate application materials (CVs, cover letters) from gendered bios, we observed that the generated text inherits and amplifies existing gender cues. LIME-based analysis revealed:</w:t>
      </w:r>
    </w:p>
    <w:p w14:paraId="63FAD282" w14:textId="77777777" w:rsidR="00177A67" w:rsidRPr="00177A67" w:rsidRDefault="00177A67" w:rsidP="00177A67">
      <w:pPr>
        <w:pStyle w:val="ListParagraph"/>
        <w:numPr>
          <w:ilvl w:val="0"/>
          <w:numId w:val="82"/>
        </w:numPr>
        <w:rPr>
          <w:sz w:val="22"/>
          <w:szCs w:val="22"/>
        </w:rPr>
      </w:pPr>
      <w:r w:rsidRPr="00177A67">
        <w:rPr>
          <w:sz w:val="22"/>
          <w:szCs w:val="22"/>
        </w:rPr>
        <w:t xml:space="preserve">Female-coded outputs often contained emotional or interpersonal language (e.g., </w:t>
      </w:r>
      <w:r w:rsidRPr="00177A67">
        <w:rPr>
          <w:i/>
          <w:iCs/>
          <w:sz w:val="22"/>
          <w:szCs w:val="22"/>
        </w:rPr>
        <w:t>sincerely</w:t>
      </w:r>
      <w:r w:rsidRPr="00177A67">
        <w:rPr>
          <w:sz w:val="22"/>
          <w:szCs w:val="22"/>
        </w:rPr>
        <w:t xml:space="preserve">, </w:t>
      </w:r>
      <w:r w:rsidRPr="00177A67">
        <w:rPr>
          <w:i/>
          <w:iCs/>
          <w:sz w:val="22"/>
          <w:szCs w:val="22"/>
        </w:rPr>
        <w:t>excited</w:t>
      </w:r>
      <w:r w:rsidRPr="00177A67">
        <w:rPr>
          <w:sz w:val="22"/>
          <w:szCs w:val="22"/>
        </w:rPr>
        <w:t xml:space="preserve">, </w:t>
      </w:r>
      <w:r w:rsidRPr="00177A67">
        <w:rPr>
          <w:i/>
          <w:iCs/>
          <w:sz w:val="22"/>
          <w:szCs w:val="22"/>
        </w:rPr>
        <w:t>empowering</w:t>
      </w:r>
      <w:r w:rsidRPr="00177A67">
        <w:rPr>
          <w:sz w:val="22"/>
          <w:szCs w:val="22"/>
        </w:rPr>
        <w:t>)</w:t>
      </w:r>
    </w:p>
    <w:p w14:paraId="286ABB3E" w14:textId="77777777" w:rsidR="00177A67" w:rsidRPr="00177A67" w:rsidRDefault="00177A67" w:rsidP="00177A67">
      <w:pPr>
        <w:pStyle w:val="ListParagraph"/>
        <w:numPr>
          <w:ilvl w:val="0"/>
          <w:numId w:val="82"/>
        </w:numPr>
        <w:rPr>
          <w:sz w:val="22"/>
          <w:szCs w:val="22"/>
        </w:rPr>
      </w:pPr>
      <w:r w:rsidRPr="00177A67">
        <w:rPr>
          <w:sz w:val="22"/>
          <w:szCs w:val="22"/>
        </w:rPr>
        <w:t xml:space="preserve">Male-coded outputs emphasized assertiveness and achievements (e.g., </w:t>
      </w:r>
      <w:r w:rsidRPr="00177A67">
        <w:rPr>
          <w:i/>
          <w:iCs/>
          <w:sz w:val="22"/>
          <w:szCs w:val="22"/>
        </w:rPr>
        <w:t>problem</w:t>
      </w:r>
      <w:r w:rsidRPr="00177A67">
        <w:rPr>
          <w:sz w:val="22"/>
          <w:szCs w:val="22"/>
        </w:rPr>
        <w:t xml:space="preserve">, </w:t>
      </w:r>
      <w:r w:rsidRPr="00177A67">
        <w:rPr>
          <w:i/>
          <w:iCs/>
          <w:sz w:val="22"/>
          <w:szCs w:val="22"/>
        </w:rPr>
        <w:t>gain</w:t>
      </w:r>
      <w:r w:rsidRPr="00177A67">
        <w:rPr>
          <w:sz w:val="22"/>
          <w:szCs w:val="22"/>
        </w:rPr>
        <w:t xml:space="preserve">, </w:t>
      </w:r>
      <w:r w:rsidRPr="00177A67">
        <w:rPr>
          <w:i/>
          <w:iCs/>
          <w:sz w:val="22"/>
          <w:szCs w:val="22"/>
        </w:rPr>
        <w:t>prepared</w:t>
      </w:r>
      <w:r w:rsidRPr="00177A67">
        <w:rPr>
          <w:sz w:val="22"/>
          <w:szCs w:val="22"/>
        </w:rPr>
        <w:t xml:space="preserve">, </w:t>
      </w:r>
      <w:r w:rsidRPr="00177A67">
        <w:rPr>
          <w:i/>
          <w:iCs/>
          <w:sz w:val="22"/>
          <w:szCs w:val="22"/>
        </w:rPr>
        <w:t>notary</w:t>
      </w:r>
      <w:r w:rsidRPr="00177A67">
        <w:rPr>
          <w:sz w:val="22"/>
          <w:szCs w:val="22"/>
        </w:rPr>
        <w:t>)</w:t>
      </w:r>
    </w:p>
    <w:p w14:paraId="219DF039" w14:textId="77777777" w:rsidR="00177A67" w:rsidRPr="00177A67" w:rsidRDefault="00177A67" w:rsidP="00410C4F">
      <w:pPr>
        <w:pStyle w:val="ListParagraph"/>
        <w:ind w:left="0"/>
        <w:rPr>
          <w:sz w:val="22"/>
          <w:szCs w:val="22"/>
        </w:rPr>
      </w:pPr>
      <w:r w:rsidRPr="00177A67">
        <w:rPr>
          <w:sz w:val="22"/>
          <w:szCs w:val="22"/>
        </w:rPr>
        <w:t xml:space="preserve">Even when not explicitly asked to include gender-specific content, models tend to mirror real-world stereotypes found in their training data. This suggests that LLMs </w:t>
      </w:r>
      <w:r w:rsidRPr="00177A67">
        <w:rPr>
          <w:b/>
          <w:bCs/>
          <w:sz w:val="22"/>
          <w:szCs w:val="22"/>
        </w:rPr>
        <w:t>are highly susceptible to reproducing gender bias</w:t>
      </w:r>
      <w:r w:rsidRPr="00177A67">
        <w:rPr>
          <w:sz w:val="22"/>
          <w:szCs w:val="22"/>
        </w:rPr>
        <w:t>, especially in domains like hiring where occupational stereotypes are strong.</w:t>
      </w:r>
    </w:p>
    <w:p w14:paraId="4315851C" w14:textId="77777777" w:rsidR="00177A67" w:rsidRPr="00177A67" w:rsidRDefault="00177A67" w:rsidP="00410C4F">
      <w:pPr>
        <w:pStyle w:val="ListParagraph"/>
        <w:ind w:left="0"/>
        <w:rPr>
          <w:sz w:val="22"/>
          <w:szCs w:val="22"/>
        </w:rPr>
      </w:pPr>
      <w:r w:rsidRPr="00177A67">
        <w:rPr>
          <w:sz w:val="22"/>
          <w:szCs w:val="22"/>
        </w:rPr>
        <w:t>Careful prompt design, data augmentation with counter-stereotypical examples, and post-generation filtering are potential strategies to reduce this risk in synthetic document generation.</w:t>
      </w:r>
    </w:p>
    <w:p w14:paraId="19AB94F6" w14:textId="77777777" w:rsidR="00177A67" w:rsidRDefault="00177A67" w:rsidP="00177A67">
      <w:pPr>
        <w:pStyle w:val="ListParagraph"/>
        <w:rPr>
          <w:sz w:val="22"/>
          <w:szCs w:val="22"/>
        </w:rPr>
      </w:pPr>
    </w:p>
    <w:p w14:paraId="1E33EFFA" w14:textId="514E3F56" w:rsidR="00177A67" w:rsidRPr="00177A67" w:rsidRDefault="00177A67" w:rsidP="00410C4F">
      <w:pPr>
        <w:pStyle w:val="ListParagraph"/>
        <w:ind w:left="0"/>
        <w:rPr>
          <w:sz w:val="22"/>
          <w:szCs w:val="22"/>
        </w:rPr>
      </w:pPr>
      <w:r w:rsidRPr="00177A67">
        <w:rPr>
          <w:sz w:val="22"/>
          <w:szCs w:val="22"/>
        </w:rPr>
        <w:t>LIME (Local Interpretable Model-agnostic Explanations)</w:t>
      </w:r>
      <w:r>
        <w:rPr>
          <w:sz w:val="22"/>
          <w:szCs w:val="22"/>
        </w:rPr>
        <w:t xml:space="preserve"> has</w:t>
      </w:r>
      <w:r w:rsidRPr="00177A67">
        <w:rPr>
          <w:sz w:val="22"/>
          <w:szCs w:val="22"/>
        </w:rPr>
        <w:t xml:space="preserve"> proved to be a valuable tool in:</w:t>
      </w:r>
    </w:p>
    <w:p w14:paraId="498A0BAF" w14:textId="77777777" w:rsidR="00177A67" w:rsidRPr="00177A67" w:rsidRDefault="00177A67" w:rsidP="00177A67">
      <w:pPr>
        <w:pStyle w:val="ListParagraph"/>
        <w:numPr>
          <w:ilvl w:val="0"/>
          <w:numId w:val="83"/>
        </w:numPr>
        <w:rPr>
          <w:sz w:val="22"/>
          <w:szCs w:val="22"/>
        </w:rPr>
      </w:pPr>
      <w:r w:rsidRPr="00177A67">
        <w:rPr>
          <w:sz w:val="22"/>
          <w:szCs w:val="22"/>
        </w:rPr>
        <w:t>Identifying key lexical features that drive gender predictions</w:t>
      </w:r>
    </w:p>
    <w:p w14:paraId="4FEF0573" w14:textId="77777777" w:rsidR="00177A67" w:rsidRPr="00177A67" w:rsidRDefault="00177A67" w:rsidP="00177A67">
      <w:pPr>
        <w:pStyle w:val="ListParagraph"/>
        <w:numPr>
          <w:ilvl w:val="0"/>
          <w:numId w:val="83"/>
        </w:numPr>
        <w:rPr>
          <w:sz w:val="22"/>
          <w:szCs w:val="22"/>
        </w:rPr>
      </w:pPr>
      <w:r w:rsidRPr="00177A67">
        <w:rPr>
          <w:sz w:val="22"/>
          <w:szCs w:val="22"/>
        </w:rPr>
        <w:t>Comparing models’ reliance on explicit vs. implicit gender cues</w:t>
      </w:r>
    </w:p>
    <w:p w14:paraId="1FB0F48E" w14:textId="77777777" w:rsidR="00177A67" w:rsidRPr="00177A67" w:rsidRDefault="00177A67" w:rsidP="00177A67">
      <w:pPr>
        <w:pStyle w:val="ListParagraph"/>
        <w:numPr>
          <w:ilvl w:val="0"/>
          <w:numId w:val="83"/>
        </w:numPr>
        <w:rPr>
          <w:sz w:val="22"/>
          <w:szCs w:val="22"/>
        </w:rPr>
      </w:pPr>
      <w:r w:rsidRPr="00177A67">
        <w:rPr>
          <w:sz w:val="22"/>
          <w:szCs w:val="22"/>
        </w:rPr>
        <w:t>Assessing the effectiveness of masking strategies across multiple classification setups</w:t>
      </w:r>
    </w:p>
    <w:p w14:paraId="57CABB91" w14:textId="6C4154D7" w:rsidR="00177A67" w:rsidRDefault="00177A67" w:rsidP="00410C4F">
      <w:pPr>
        <w:pStyle w:val="ListParagraph"/>
        <w:ind w:left="0"/>
        <w:rPr>
          <w:sz w:val="22"/>
          <w:szCs w:val="22"/>
        </w:rPr>
      </w:pPr>
      <w:r w:rsidRPr="00177A67">
        <w:rPr>
          <w:sz w:val="22"/>
          <w:szCs w:val="22"/>
        </w:rPr>
        <w:t>By visualizing token importance, LIME helps researchers pinpoint which features contribute to biased outcomes, thereby enabling more targeted interventions. Furthermore, combining LIME analysis with confidence scores and probability shifts provides a multi-dimensional understanding of model behavior under different data conditions.</w:t>
      </w:r>
      <w:r w:rsidR="00262A86">
        <w:rPr>
          <w:sz w:val="22"/>
          <w:szCs w:val="22"/>
        </w:rPr>
        <w:t xml:space="preserve"> </w:t>
      </w:r>
      <w:r w:rsidR="00262A86" w:rsidRPr="00177A67">
        <w:rPr>
          <w:sz w:val="22"/>
          <w:szCs w:val="22"/>
        </w:rPr>
        <w:t>However, LIME still identified gender-skewed features such as “</w:t>
      </w:r>
      <w:r w:rsidR="00262A86" w:rsidRPr="00177A67">
        <w:rPr>
          <w:i/>
          <w:iCs/>
          <w:sz w:val="22"/>
          <w:szCs w:val="22"/>
        </w:rPr>
        <w:t>sincerely</w:t>
      </w:r>
      <w:r w:rsidR="00262A86" w:rsidRPr="00177A67">
        <w:rPr>
          <w:sz w:val="22"/>
          <w:szCs w:val="22"/>
        </w:rPr>
        <w:t>,” “</w:t>
      </w:r>
      <w:r w:rsidR="00262A86" w:rsidRPr="00177A67">
        <w:rPr>
          <w:i/>
          <w:iCs/>
          <w:sz w:val="22"/>
          <w:szCs w:val="22"/>
        </w:rPr>
        <w:t>empowering</w:t>
      </w:r>
      <w:r w:rsidR="00262A86" w:rsidRPr="00177A67">
        <w:rPr>
          <w:sz w:val="22"/>
          <w:szCs w:val="22"/>
        </w:rPr>
        <w:t>” (female) and “</w:t>
      </w:r>
      <w:r w:rsidR="00262A86" w:rsidRPr="00177A67">
        <w:rPr>
          <w:i/>
          <w:iCs/>
          <w:sz w:val="22"/>
          <w:szCs w:val="22"/>
        </w:rPr>
        <w:t>certifications</w:t>
      </w:r>
      <w:r w:rsidR="00262A86" w:rsidRPr="00177A67">
        <w:rPr>
          <w:sz w:val="22"/>
          <w:szCs w:val="22"/>
        </w:rPr>
        <w:t>,” “</w:t>
      </w:r>
      <w:r w:rsidR="00262A86" w:rsidRPr="00177A67">
        <w:rPr>
          <w:i/>
          <w:iCs/>
          <w:sz w:val="22"/>
          <w:szCs w:val="22"/>
        </w:rPr>
        <w:t>strong</w:t>
      </w:r>
      <w:r w:rsidR="00262A86" w:rsidRPr="00177A67">
        <w:rPr>
          <w:sz w:val="22"/>
          <w:szCs w:val="22"/>
        </w:rPr>
        <w:t>” (male), suggesting that stylistic tone and thematic framing remain as residual signals for gender inference, even under full anonymization.</w:t>
      </w:r>
    </w:p>
    <w:p w14:paraId="12370D26" w14:textId="77777777" w:rsidR="00262A86" w:rsidRPr="00262A86" w:rsidRDefault="00262A86" w:rsidP="00262A86">
      <w:pPr>
        <w:pStyle w:val="ListParagraph"/>
        <w:rPr>
          <w:sz w:val="22"/>
          <w:szCs w:val="22"/>
        </w:rPr>
      </w:pPr>
    </w:p>
    <w:p w14:paraId="5B4DB884" w14:textId="423D3BE8" w:rsidR="00262A86" w:rsidRPr="00262A86" w:rsidRDefault="00262A86" w:rsidP="00410C4F">
      <w:pPr>
        <w:pStyle w:val="ListParagraph"/>
        <w:ind w:left="0"/>
        <w:rPr>
          <w:sz w:val="22"/>
          <w:szCs w:val="22"/>
        </w:rPr>
      </w:pPr>
      <w:r w:rsidRPr="00262A86">
        <w:rPr>
          <w:sz w:val="22"/>
          <w:szCs w:val="22"/>
        </w:rPr>
        <w:t>The layered masking strategies, combined with diagnostic tools like LIME, offer a promising framework for</w:t>
      </w:r>
      <w:r>
        <w:rPr>
          <w:sz w:val="22"/>
          <w:szCs w:val="22"/>
        </w:rPr>
        <w:t xml:space="preserve"> a</w:t>
      </w:r>
      <w:r w:rsidRPr="00262A86">
        <w:rPr>
          <w:sz w:val="22"/>
          <w:szCs w:val="22"/>
        </w:rPr>
        <w:t>uditing real hiring datasets for gender imbalance and bias-prone language</w:t>
      </w:r>
      <w:r>
        <w:rPr>
          <w:sz w:val="22"/>
          <w:szCs w:val="22"/>
        </w:rPr>
        <w:t>, for d</w:t>
      </w:r>
      <w:r w:rsidRPr="00262A86">
        <w:rPr>
          <w:sz w:val="22"/>
          <w:szCs w:val="22"/>
        </w:rPr>
        <w:t xml:space="preserve">e-biasing AI-generated </w:t>
      </w:r>
      <w:r w:rsidRPr="00262A86">
        <w:rPr>
          <w:sz w:val="22"/>
          <w:szCs w:val="22"/>
        </w:rPr>
        <w:lastRenderedPageBreak/>
        <w:t>application materials</w:t>
      </w:r>
      <w:r>
        <w:rPr>
          <w:sz w:val="22"/>
          <w:szCs w:val="22"/>
        </w:rPr>
        <w:t>, and for t</w:t>
      </w:r>
      <w:r w:rsidRPr="00262A86">
        <w:rPr>
          <w:sz w:val="22"/>
          <w:szCs w:val="22"/>
        </w:rPr>
        <w:t>raining or fine-tuning fairer NLP models for downstream tasks such as resume screening, job recommendation, or applicant ranking</w:t>
      </w:r>
      <w:r>
        <w:rPr>
          <w:sz w:val="22"/>
          <w:szCs w:val="22"/>
        </w:rPr>
        <w:t>.</w:t>
      </w:r>
    </w:p>
    <w:p w14:paraId="4FAC943E" w14:textId="77777777" w:rsidR="00262A86" w:rsidRDefault="00262A86" w:rsidP="00410C4F">
      <w:pPr>
        <w:pStyle w:val="ListParagraph"/>
        <w:ind w:left="0"/>
        <w:rPr>
          <w:sz w:val="22"/>
          <w:szCs w:val="22"/>
        </w:rPr>
      </w:pPr>
      <w:r w:rsidRPr="00262A86">
        <w:rPr>
          <w:sz w:val="22"/>
          <w:szCs w:val="22"/>
        </w:rPr>
        <w:t>While masking alone may not fully eliminate gendered patterns, it significantly weakens the link between text and gender prediction, particularly when combined with structural and semantic normalization. This opens the door to developing fairer recruitment tools that focus on skill and merit rather than linguistic proxies of identity.</w:t>
      </w:r>
    </w:p>
    <w:p w14:paraId="18E9387E" w14:textId="77777777" w:rsidR="00262A86" w:rsidRPr="00262A86" w:rsidRDefault="00262A86" w:rsidP="00262A86">
      <w:pPr>
        <w:pStyle w:val="ListParagraph"/>
        <w:rPr>
          <w:sz w:val="22"/>
          <w:szCs w:val="22"/>
        </w:rPr>
      </w:pPr>
    </w:p>
    <w:p w14:paraId="2ABFE4C4" w14:textId="77777777" w:rsidR="00262A86" w:rsidRPr="00262A86" w:rsidRDefault="00262A86" w:rsidP="00410C4F">
      <w:pPr>
        <w:pStyle w:val="ListParagraph"/>
        <w:ind w:left="0"/>
        <w:rPr>
          <w:sz w:val="22"/>
          <w:szCs w:val="22"/>
        </w:rPr>
      </w:pPr>
      <w:r w:rsidRPr="00262A86">
        <w:rPr>
          <w:sz w:val="22"/>
          <w:szCs w:val="22"/>
        </w:rPr>
        <w:t>Future work could explore:</w:t>
      </w:r>
    </w:p>
    <w:p w14:paraId="1EB80FAB" w14:textId="77777777" w:rsidR="00262A86" w:rsidRPr="00262A86" w:rsidRDefault="00262A86" w:rsidP="00262A86">
      <w:pPr>
        <w:pStyle w:val="ListParagraph"/>
        <w:numPr>
          <w:ilvl w:val="0"/>
          <w:numId w:val="85"/>
        </w:numPr>
        <w:rPr>
          <w:sz w:val="22"/>
          <w:szCs w:val="22"/>
        </w:rPr>
      </w:pPr>
      <w:r w:rsidRPr="00262A86">
        <w:rPr>
          <w:sz w:val="22"/>
          <w:szCs w:val="22"/>
        </w:rPr>
        <w:t>Adversarial debiasing techniques</w:t>
      </w:r>
    </w:p>
    <w:p w14:paraId="163DCC25" w14:textId="77777777" w:rsidR="00262A86" w:rsidRPr="00262A86" w:rsidRDefault="00262A86" w:rsidP="00262A86">
      <w:pPr>
        <w:pStyle w:val="ListParagraph"/>
        <w:numPr>
          <w:ilvl w:val="0"/>
          <w:numId w:val="85"/>
        </w:numPr>
        <w:rPr>
          <w:sz w:val="22"/>
          <w:szCs w:val="22"/>
        </w:rPr>
      </w:pPr>
      <w:r w:rsidRPr="00262A86">
        <w:rPr>
          <w:sz w:val="22"/>
          <w:szCs w:val="22"/>
        </w:rPr>
        <w:t>Inclusion of fairness constraints during model training</w:t>
      </w:r>
    </w:p>
    <w:p w14:paraId="5BCD63AF" w14:textId="77777777" w:rsidR="00262A86" w:rsidRPr="00262A86" w:rsidRDefault="00262A86" w:rsidP="00262A86">
      <w:pPr>
        <w:pStyle w:val="ListParagraph"/>
        <w:numPr>
          <w:ilvl w:val="0"/>
          <w:numId w:val="85"/>
        </w:numPr>
        <w:rPr>
          <w:sz w:val="22"/>
          <w:szCs w:val="22"/>
        </w:rPr>
      </w:pPr>
      <w:r w:rsidRPr="00262A86">
        <w:rPr>
          <w:sz w:val="22"/>
          <w:szCs w:val="22"/>
        </w:rPr>
        <w:t>Human-in-the-loop frameworks to guide fair evaluation and intervention</w:t>
      </w:r>
    </w:p>
    <w:p w14:paraId="5311C29B" w14:textId="371D8E8C" w:rsidR="00E51AE3" w:rsidRDefault="00262A86" w:rsidP="00410C4F">
      <w:pPr>
        <w:pStyle w:val="ListParagraph"/>
        <w:ind w:left="0"/>
        <w:rPr>
          <w:sz w:val="22"/>
          <w:szCs w:val="22"/>
        </w:rPr>
      </w:pPr>
      <w:r w:rsidRPr="00262A86">
        <w:rPr>
          <w:sz w:val="22"/>
          <w:szCs w:val="22"/>
        </w:rPr>
        <w:t>Ultimately, these methods provide a scalable and interpretable pathway toward reducing algorithmic discrimination in hiring and promoting equitable access to opportunity.</w:t>
      </w:r>
    </w:p>
    <w:p w14:paraId="05EB8717" w14:textId="77777777" w:rsidR="00262A86" w:rsidRPr="00262A86" w:rsidRDefault="00262A86" w:rsidP="00262A86">
      <w:pPr>
        <w:pStyle w:val="ListParagraph"/>
        <w:rPr>
          <w:sz w:val="22"/>
          <w:szCs w:val="22"/>
        </w:rPr>
      </w:pPr>
    </w:p>
    <w:p w14:paraId="35EBCE77" w14:textId="1438A743" w:rsidR="002618D7" w:rsidRDefault="001E0788" w:rsidP="00281416">
      <w:pPr>
        <w:pStyle w:val="ListParagraph"/>
        <w:numPr>
          <w:ilvl w:val="0"/>
          <w:numId w:val="88"/>
        </w:numPr>
        <w:rPr>
          <w:b/>
          <w:bCs/>
          <w:sz w:val="28"/>
          <w:szCs w:val="28"/>
        </w:rPr>
      </w:pPr>
      <w:r w:rsidRPr="00FF327E">
        <w:rPr>
          <w:b/>
          <w:bCs/>
          <w:sz w:val="28"/>
          <w:szCs w:val="28"/>
        </w:rPr>
        <w:t>Bibliography:</w:t>
      </w:r>
    </w:p>
    <w:p w14:paraId="15C49239" w14:textId="64CCBA8A" w:rsidR="003E7A3A"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hyperlink r:id="rId59" w:history="1">
        <w:r w:rsidR="00AD00ED" w:rsidRPr="002F7F4E">
          <w:rPr>
            <w:rFonts w:asciiTheme="majorHAnsi" w:hAnsiTheme="majorHAnsi"/>
            <w:sz w:val="20"/>
            <w:szCs w:val="20"/>
          </w:rPr>
          <w:t>De-Arteaga et al</w:t>
        </w:r>
      </w:hyperlink>
      <w:r w:rsidR="00AD00ED" w:rsidRPr="002F7F4E">
        <w:rPr>
          <w:rFonts w:asciiTheme="majorHAnsi" w:hAnsiTheme="majorHAnsi"/>
          <w:sz w:val="20"/>
          <w:szCs w:val="20"/>
        </w:rPr>
        <w:t xml:space="preserve"> (2019) . </w:t>
      </w:r>
      <w:r w:rsidR="00AD00ED" w:rsidRPr="002F7F4E">
        <w:rPr>
          <w:sz w:val="20"/>
          <w:szCs w:val="20"/>
        </w:rPr>
        <w:t xml:space="preserve">Bias in Bios: A Case Study of Semantic Representation Bias in a High-Stakes Setting. </w:t>
      </w:r>
      <w:hyperlink r:id="rId60" w:history="1">
        <w:r w:rsidR="00AD00ED" w:rsidRPr="002F7F4E">
          <w:rPr>
            <w:rStyle w:val="Hyperlink"/>
            <w:sz w:val="20"/>
            <w:szCs w:val="20"/>
          </w:rPr>
          <w:t>arxiv.org/abs/1901.09451</w:t>
        </w:r>
      </w:hyperlink>
    </w:p>
    <w:p w14:paraId="1BC88AD9" w14:textId="3EDBE719" w:rsidR="007F3FBB" w:rsidRPr="002F7F4E" w:rsidRDefault="003E7A3A"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r w:rsidR="007F3FBB" w:rsidRPr="002F7F4E">
        <w:rPr>
          <w:sz w:val="20"/>
          <w:szCs w:val="20"/>
        </w:rPr>
        <w:t xml:space="preserve">Bartl, M., Mandal, A., Leavy, S., &amp; Little, S. (2025). </w:t>
      </w:r>
      <w:r w:rsidR="007F3FBB" w:rsidRPr="002F7F4E">
        <w:rPr>
          <w:rStyle w:val="Emphasis"/>
          <w:sz w:val="20"/>
          <w:szCs w:val="20"/>
        </w:rPr>
        <w:t>Gender bias in natural language processing and computer vision: A comparative survey</w:t>
      </w:r>
      <w:r w:rsidR="007F3FBB" w:rsidRPr="002F7F4E">
        <w:rPr>
          <w:sz w:val="20"/>
          <w:szCs w:val="20"/>
        </w:rPr>
        <w:t xml:space="preserve">. </w:t>
      </w:r>
      <w:hyperlink r:id="rId61" w:history="1">
        <w:r w:rsidR="007F3FBB" w:rsidRPr="002F7F4E">
          <w:rPr>
            <w:rStyle w:val="Hyperlink"/>
            <w:sz w:val="20"/>
            <w:szCs w:val="20"/>
          </w:rPr>
          <w:t>https://dl.acm.org/doi/full/10.1145/3700438</w:t>
        </w:r>
      </w:hyperlink>
    </w:p>
    <w:p w14:paraId="778362D9" w14:textId="21DF0E5B"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Chaturvedi, S., &amp; Chaturvedi, R. (2025). </w:t>
      </w:r>
      <w:r w:rsidRPr="002F7F4E">
        <w:rPr>
          <w:rStyle w:val="Emphasis"/>
          <w:sz w:val="20"/>
          <w:szCs w:val="20"/>
        </w:rPr>
        <w:t>Who Gets the Callback? Generative AI and Gender Bias</w:t>
      </w:r>
      <w:r w:rsidRPr="002F7F4E">
        <w:rPr>
          <w:sz w:val="20"/>
          <w:szCs w:val="20"/>
        </w:rPr>
        <w:t xml:space="preserve">. </w:t>
      </w:r>
      <w:hyperlink r:id="rId62" w:tgtFrame="_new" w:history="1">
        <w:r w:rsidRPr="002F7F4E">
          <w:rPr>
            <w:rStyle w:val="Hyperlink"/>
            <w:sz w:val="20"/>
            <w:szCs w:val="20"/>
          </w:rPr>
          <w:t>https://arxiv.org/abs/2504.21400</w:t>
        </w:r>
      </w:hyperlink>
    </w:p>
    <w:p w14:paraId="2CEEEF70" w14:textId="44FD2EE3"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Fabris, A., Baranowska, N., Dennis, M. J., Graus, D. et al. (2025). </w:t>
      </w:r>
      <w:r w:rsidRPr="002F7F4E">
        <w:rPr>
          <w:rStyle w:val="Emphasis"/>
          <w:sz w:val="20"/>
          <w:szCs w:val="20"/>
        </w:rPr>
        <w:t>Fairness and Bias in Algorithmic Hiring: A Multidisciplinary Survey</w:t>
      </w:r>
      <w:r w:rsidRPr="002F7F4E">
        <w:rPr>
          <w:sz w:val="20"/>
          <w:szCs w:val="20"/>
        </w:rPr>
        <w:t xml:space="preserve">. </w:t>
      </w:r>
      <w:hyperlink r:id="rId63" w:history="1">
        <w:r w:rsidR="000B324B" w:rsidRPr="002F7F4E">
          <w:rPr>
            <w:rStyle w:val="Hyperlink"/>
            <w:sz w:val="20"/>
            <w:szCs w:val="20"/>
          </w:rPr>
          <w:t>https://dl.acm.g/doi/10.1145/3696457</w:t>
        </w:r>
      </w:hyperlink>
    </w:p>
    <w:p w14:paraId="6BD69355" w14:textId="77777777" w:rsidR="00662830"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Frazzetto, P. (2025). </w:t>
      </w:r>
      <w:r w:rsidRPr="002F7F4E">
        <w:rPr>
          <w:rStyle w:val="Emphasis"/>
          <w:sz w:val="20"/>
          <w:szCs w:val="20"/>
        </w:rPr>
        <w:t>Leveraging Deep Learning in Human Resources: Graph Neural Networks for Candidate-Job Matching</w:t>
      </w:r>
      <w:r w:rsidRPr="002F7F4E">
        <w:rPr>
          <w:sz w:val="20"/>
          <w:szCs w:val="20"/>
        </w:rPr>
        <w:t xml:space="preserve">. </w:t>
      </w:r>
      <w:hyperlink r:id="rId64" w:tgtFrame="_new" w:history="1">
        <w:r w:rsidRPr="002F7F4E">
          <w:rPr>
            <w:rStyle w:val="Hyperlink"/>
            <w:sz w:val="20"/>
            <w:szCs w:val="20"/>
          </w:rPr>
          <w:t>Thesis PDF</w:t>
        </w:r>
      </w:hyperlink>
    </w:p>
    <w:p w14:paraId="03F88246" w14:textId="4F28D094" w:rsidR="001B1BDD" w:rsidRPr="00662830" w:rsidRDefault="003C1FD8" w:rsidP="00410C4F">
      <w:pPr>
        <w:pStyle w:val="ListParagraph"/>
        <w:spacing w:before="100" w:beforeAutospacing="1" w:after="100" w:afterAutospacing="1"/>
        <w:ind w:left="0"/>
        <w:rPr>
          <w:sz w:val="20"/>
          <w:szCs w:val="20"/>
        </w:rPr>
      </w:pPr>
      <w:r w:rsidRPr="00662830">
        <w:rPr>
          <w:rFonts w:hAnsi="Symbol"/>
          <w:sz w:val="20"/>
          <w:szCs w:val="20"/>
        </w:rPr>
        <w:t></w:t>
      </w:r>
      <w:r w:rsidRPr="00662830">
        <w:rPr>
          <w:sz w:val="20"/>
          <w:szCs w:val="20"/>
        </w:rPr>
        <w:t xml:space="preserve"> </w:t>
      </w:r>
      <w:r w:rsidR="001B1BDD" w:rsidRPr="00662830">
        <w:rPr>
          <w:rFonts w:hAnsi="Symbol"/>
          <w:sz w:val="20"/>
          <w:szCs w:val="20"/>
        </w:rPr>
        <w:t>Wolf, T.,</w:t>
      </w:r>
      <w:r w:rsidR="001B1BDD" w:rsidRPr="00662830">
        <w:rPr>
          <w:sz w:val="20"/>
          <w:szCs w:val="20"/>
        </w:rPr>
        <w:t xml:space="preserve"> Debut, L., Sanh, V., Chaumond, J., Delangue, C., Moi, A., ... &amp; Rush, A. M. (2020). </w:t>
      </w:r>
      <w:r w:rsidR="001B1BDD" w:rsidRPr="00662830">
        <w:rPr>
          <w:i/>
          <w:iCs/>
          <w:sz w:val="20"/>
          <w:szCs w:val="20"/>
        </w:rPr>
        <w:t>Transformers: State-of-the-Art Natural Language Processing</w:t>
      </w:r>
      <w:r w:rsidR="001B1BDD" w:rsidRPr="00662830">
        <w:rPr>
          <w:sz w:val="20"/>
          <w:szCs w:val="20"/>
        </w:rPr>
        <w:t xml:space="preserve">. Proceedings of the 2020 Conference on Empirical Methods in Natural Language Processing: System Demonstrations, 38–45. </w:t>
      </w:r>
      <w:hyperlink r:id="rId65" w:history="1">
        <w:r w:rsidR="001B1BDD" w:rsidRPr="00662830">
          <w:rPr>
            <w:rStyle w:val="Hyperlink"/>
            <w:sz w:val="20"/>
            <w:szCs w:val="20"/>
          </w:rPr>
          <w:t>https://aclanthology.org/2020.emnlp-demos.6</w:t>
        </w:r>
      </w:hyperlink>
    </w:p>
    <w:p w14:paraId="58E6BA42" w14:textId="26194856"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Kumar, D., Greif, E., Rekabsaz, N., &amp; Schedl, M. (2023). </w:t>
      </w:r>
      <w:r w:rsidRPr="002F7F4E">
        <w:rPr>
          <w:rStyle w:val="Emphasis"/>
          <w:sz w:val="20"/>
          <w:szCs w:val="20"/>
        </w:rPr>
        <w:t>Identifying Words in Job Advertisements Responsible for Gender Bias via Counterfactual Learning</w:t>
      </w:r>
      <w:r w:rsidRPr="002F7F4E">
        <w:rPr>
          <w:sz w:val="20"/>
          <w:szCs w:val="20"/>
        </w:rPr>
        <w:t xml:space="preserve">. CEUR-WS. </w:t>
      </w:r>
      <w:hyperlink r:id="rId66" w:tgtFrame="_new" w:history="1">
        <w:r w:rsidRPr="002F7F4E">
          <w:rPr>
            <w:rStyle w:val="Hyperlink"/>
            <w:sz w:val="20"/>
            <w:szCs w:val="20"/>
          </w:rPr>
          <w:t>PDF</w:t>
        </w:r>
      </w:hyperlink>
    </w:p>
    <w:p w14:paraId="26845F7A" w14:textId="6D5662CD" w:rsidR="007F3FBB"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Mansouri, T., Alameer, A., &amp; Albaroudi, E. (2024). </w:t>
      </w:r>
      <w:r w:rsidRPr="002F7F4E">
        <w:rPr>
          <w:rStyle w:val="Emphasis"/>
          <w:sz w:val="20"/>
          <w:szCs w:val="20"/>
        </w:rPr>
        <w:t>AI Techniques for Addressing Algorithmic Bias in Job Hiring</w:t>
      </w:r>
      <w:r w:rsidRPr="002F7F4E">
        <w:rPr>
          <w:sz w:val="20"/>
          <w:szCs w:val="20"/>
        </w:rPr>
        <w:t xml:space="preserve">. </w:t>
      </w:r>
      <w:r w:rsidRPr="002F7F4E">
        <w:rPr>
          <w:rStyle w:val="Emphasis"/>
          <w:sz w:val="20"/>
          <w:szCs w:val="20"/>
        </w:rPr>
        <w:t>AI</w:t>
      </w:r>
      <w:r w:rsidRPr="002F7F4E">
        <w:rPr>
          <w:sz w:val="20"/>
          <w:szCs w:val="20"/>
        </w:rPr>
        <w:t xml:space="preserve">, 5(1), 19. </w:t>
      </w:r>
      <w:hyperlink r:id="rId67" w:tgtFrame="_new" w:history="1">
        <w:r w:rsidRPr="002F7F4E">
          <w:rPr>
            <w:rStyle w:val="Hyperlink"/>
            <w:sz w:val="20"/>
            <w:szCs w:val="20"/>
          </w:rPr>
          <w:t>https://www.mdpi.com/2673-2688/5/1/19</w:t>
        </w:r>
      </w:hyperlink>
    </w:p>
    <w:p w14:paraId="52C84701" w14:textId="35F40451" w:rsidR="003E7A3A" w:rsidRPr="002F7F4E"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Marti Marcet, S. (2023). </w:t>
      </w:r>
      <w:r w:rsidR="00251346" w:rsidRPr="002F7F4E">
        <w:rPr>
          <w:rStyle w:val="Emphasis"/>
          <w:sz w:val="20"/>
          <w:szCs w:val="20"/>
        </w:rPr>
        <w:t>Natural Language Processing in Resume Data: The Interplay Between Gender and Occupation on Resume Writing Style</w:t>
      </w:r>
      <w:r w:rsidRPr="002F7F4E">
        <w:rPr>
          <w:sz w:val="20"/>
          <w:szCs w:val="20"/>
        </w:rPr>
        <w:t xml:space="preserve">. Utrecht University. </w:t>
      </w:r>
      <w:hyperlink r:id="rId68" w:tgtFrame="_new" w:history="1">
        <w:r w:rsidRPr="002F7F4E">
          <w:rPr>
            <w:rStyle w:val="Hyperlink"/>
            <w:sz w:val="20"/>
            <w:szCs w:val="20"/>
          </w:rPr>
          <w:t>PDF</w:t>
        </w:r>
      </w:hyperlink>
    </w:p>
    <w:p w14:paraId="4E534A59" w14:textId="285DEA58" w:rsidR="00691939" w:rsidRPr="002F7F4E" w:rsidRDefault="003E7A3A"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r w:rsidR="00691939" w:rsidRPr="002F7F4E">
        <w:rPr>
          <w:rFonts w:hAnsi="Symbol"/>
          <w:sz w:val="20"/>
          <w:szCs w:val="20"/>
        </w:rPr>
        <w:t>Njoto e</w:t>
      </w:r>
      <w:r w:rsidR="00691939" w:rsidRPr="002F7F4E">
        <w:rPr>
          <w:sz w:val="20"/>
          <w:szCs w:val="20"/>
        </w:rPr>
        <w:t xml:space="preserve">t al. (2022). </w:t>
      </w:r>
      <w:r w:rsidR="00691939" w:rsidRPr="002F7F4E">
        <w:rPr>
          <w:i/>
          <w:iCs/>
          <w:sz w:val="20"/>
          <w:szCs w:val="20"/>
        </w:rPr>
        <w:t>Professional Presentation and Projected Power: A Case Study of Implicit Gender Information in English CVs.</w:t>
      </w:r>
      <w:r w:rsidR="00691939" w:rsidRPr="002F7F4E">
        <w:rPr>
          <w:sz w:val="20"/>
          <w:szCs w:val="20"/>
        </w:rPr>
        <w:t xml:space="preserve"> </w:t>
      </w:r>
      <w:hyperlink r:id="rId69" w:history="1">
        <w:r w:rsidR="00691939" w:rsidRPr="002F7F4E">
          <w:rPr>
            <w:rStyle w:val="Hyperlink"/>
            <w:sz w:val="20"/>
            <w:szCs w:val="20"/>
          </w:rPr>
          <w:t>https://aclanthology.org/2022.nlpcss-1.15/</w:t>
        </w:r>
      </w:hyperlink>
    </w:p>
    <w:p w14:paraId="6C0FF81E" w14:textId="4AAEA0DC" w:rsidR="007F3FBB" w:rsidRDefault="007F3FBB" w:rsidP="00410C4F">
      <w:pPr>
        <w:pStyle w:val="ListParagraph"/>
        <w:spacing w:before="100" w:beforeAutospacing="1" w:after="100" w:afterAutospacing="1"/>
        <w:ind w:left="0"/>
      </w:pPr>
      <w:r w:rsidRPr="002F7F4E">
        <w:rPr>
          <w:rFonts w:hAnsi="Symbol"/>
          <w:sz w:val="20"/>
          <w:szCs w:val="20"/>
        </w:rPr>
        <w:t></w:t>
      </w:r>
      <w:r w:rsidRPr="002F7F4E">
        <w:rPr>
          <w:sz w:val="20"/>
          <w:szCs w:val="20"/>
        </w:rPr>
        <w:t xml:space="preserve"> Mihaljević, H., Müller, I., Dill, K., &amp; Yollu-Tok, A. (2022). </w:t>
      </w:r>
      <w:r w:rsidRPr="002F7F4E">
        <w:rPr>
          <w:rStyle w:val="Emphasis"/>
          <w:sz w:val="20"/>
          <w:szCs w:val="20"/>
        </w:rPr>
        <w:t>Towards Gender-Inclusive Job Postings: A Data-Driven Comparison</w:t>
      </w:r>
      <w:r w:rsidR="00251346" w:rsidRPr="002F7F4E">
        <w:rPr>
          <w:rFonts w:ascii="Open Sans" w:eastAsia="Times New Roman" w:hAnsi="Open Sans" w:cs="Open Sans"/>
          <w:b/>
          <w:bCs/>
          <w:color w:val="202020"/>
          <w:kern w:val="36"/>
          <w:sz w:val="20"/>
          <w:szCs w:val="20"/>
          <w:lang/>
          <w14:ligatures w14:val="none"/>
        </w:rPr>
        <w:t xml:space="preserve"> </w:t>
      </w:r>
      <w:r w:rsidR="00251346" w:rsidRPr="002F7F4E">
        <w:rPr>
          <w:rStyle w:val="Emphasis"/>
          <w:sz w:val="20"/>
          <w:szCs w:val="20"/>
        </w:rPr>
        <w:t>of augmented writing technologies</w:t>
      </w:r>
      <w:r w:rsidRPr="002F7F4E">
        <w:rPr>
          <w:sz w:val="20"/>
          <w:szCs w:val="20"/>
        </w:rPr>
        <w:t xml:space="preserve">. PLOS ONE, 17(12). </w:t>
      </w:r>
      <w:hyperlink r:id="rId70" w:history="1">
        <w:r w:rsidR="00251346" w:rsidRPr="002F7F4E">
          <w:rPr>
            <w:rStyle w:val="Hyperlink"/>
            <w:sz w:val="20"/>
            <w:szCs w:val="20"/>
          </w:rPr>
          <w:t>https://journals.plos.org/plosone/article?id=10.1371/journal.pone.0274312</w:t>
        </w:r>
      </w:hyperlink>
    </w:p>
    <w:p w14:paraId="6A83082E" w14:textId="6806D0CA" w:rsidR="00CB2DFB" w:rsidRDefault="00CB2DFB" w:rsidP="00410C4F">
      <w:pPr>
        <w:pStyle w:val="ListParagraph"/>
        <w:spacing w:before="100" w:beforeAutospacing="1" w:after="100" w:afterAutospacing="1"/>
        <w:ind w:left="0"/>
        <w:rPr>
          <w:sz w:val="20"/>
          <w:szCs w:val="20"/>
        </w:rPr>
      </w:pPr>
      <w:r w:rsidRPr="002F7F4E">
        <w:rPr>
          <w:rFonts w:hAnsi="Symbol"/>
          <w:sz w:val="20"/>
          <w:szCs w:val="20"/>
        </w:rPr>
        <w:t></w:t>
      </w:r>
      <w:r w:rsidRPr="00CB2DFB">
        <w:rPr>
          <w:sz w:val="20"/>
          <w:szCs w:val="20"/>
        </w:rPr>
        <w:t>Touvron, H., Lavril, T., Izacard, G., Martinet, X., Lachaux, M.-A., Lacroix, T., ... &amp; Scao, T. L. (2023).</w:t>
      </w:r>
      <w:r w:rsidRPr="00CB2DFB">
        <w:rPr>
          <w:sz w:val="20"/>
          <w:szCs w:val="20"/>
        </w:rPr>
        <w:br/>
      </w:r>
      <w:r w:rsidRPr="00CB2DFB">
        <w:rPr>
          <w:i/>
          <w:iCs/>
          <w:sz w:val="20"/>
          <w:szCs w:val="20"/>
        </w:rPr>
        <w:t>LLaMA 2: Open Foundation and Fine-Tuned Chat Models. Meta AI.</w:t>
      </w:r>
      <w:r>
        <w:rPr>
          <w:sz w:val="20"/>
          <w:szCs w:val="20"/>
        </w:rPr>
        <w:t xml:space="preserve"> </w:t>
      </w:r>
      <w:hyperlink r:id="rId71" w:history="1">
        <w:r w:rsidRPr="00BD491D">
          <w:rPr>
            <w:rStyle w:val="Hyperlink"/>
            <w:sz w:val="20"/>
            <w:szCs w:val="20"/>
          </w:rPr>
          <w:t>https://arxiv.org/abs/2307.09288</w:t>
        </w:r>
      </w:hyperlink>
    </w:p>
    <w:p w14:paraId="2434E87F" w14:textId="3AF77B95" w:rsidR="00CB2DFB" w:rsidRDefault="00CB2DFB" w:rsidP="00410C4F">
      <w:pPr>
        <w:pStyle w:val="ListParagraph"/>
        <w:spacing w:before="100" w:beforeAutospacing="1" w:after="100" w:afterAutospacing="1"/>
        <w:ind w:left="0"/>
        <w:rPr>
          <w:sz w:val="20"/>
          <w:szCs w:val="20"/>
        </w:rPr>
      </w:pPr>
      <w:r w:rsidRPr="002F7F4E">
        <w:rPr>
          <w:rFonts w:hAnsi="Symbol"/>
          <w:sz w:val="20"/>
          <w:szCs w:val="20"/>
        </w:rPr>
        <w:t></w:t>
      </w:r>
      <w:r w:rsidRPr="00CB2DFB">
        <w:rPr>
          <w:sz w:val="20"/>
          <w:szCs w:val="20"/>
        </w:rPr>
        <w:t>Shumer, B., Jernite, Y., Papazian, A., Sun, Z., Roberts, A., &amp; Raffel, C. (2023).</w:t>
      </w:r>
      <w:r>
        <w:rPr>
          <w:sz w:val="20"/>
          <w:szCs w:val="20"/>
        </w:rPr>
        <w:t xml:space="preserve"> </w:t>
      </w:r>
      <w:r w:rsidRPr="00CB2DFB">
        <w:rPr>
          <w:i/>
          <w:iCs/>
          <w:sz w:val="20"/>
          <w:szCs w:val="20"/>
        </w:rPr>
        <w:t>Mistral 7B.</w:t>
      </w:r>
      <w:r w:rsidRPr="00CB2DFB">
        <w:rPr>
          <w:sz w:val="20"/>
          <w:szCs w:val="20"/>
        </w:rPr>
        <w:t xml:space="preserve"> Mistral AI.</w:t>
      </w:r>
      <w:r>
        <w:rPr>
          <w:sz w:val="20"/>
          <w:szCs w:val="20"/>
        </w:rPr>
        <w:t xml:space="preserve"> </w:t>
      </w:r>
      <w:hyperlink r:id="rId72" w:history="1">
        <w:r w:rsidR="00DC6543" w:rsidRPr="00BD491D">
          <w:rPr>
            <w:rStyle w:val="Hyperlink"/>
            <w:sz w:val="20"/>
            <w:szCs w:val="20"/>
          </w:rPr>
          <w:t>https://mistral.ai/news/announcing-mistral-7b/</w:t>
        </w:r>
      </w:hyperlink>
    </w:p>
    <w:p w14:paraId="1D621079" w14:textId="08EF0EAE" w:rsidR="00D9177A" w:rsidRPr="00CB2DFB" w:rsidRDefault="00D9177A" w:rsidP="00410C4F">
      <w:pPr>
        <w:pStyle w:val="ListParagraph"/>
        <w:spacing w:before="100" w:beforeAutospacing="1" w:after="100" w:afterAutospacing="1"/>
        <w:ind w:left="0"/>
        <w:rPr>
          <w:sz w:val="20"/>
          <w:szCs w:val="20"/>
        </w:rPr>
      </w:pPr>
      <w:r w:rsidRPr="002F7F4E">
        <w:rPr>
          <w:rFonts w:hAnsi="Symbol"/>
          <w:sz w:val="20"/>
          <w:szCs w:val="20"/>
        </w:rPr>
        <w:t></w:t>
      </w:r>
      <w:r w:rsidRPr="00D9177A">
        <w:rPr>
          <w:sz w:val="20"/>
          <w:szCs w:val="20"/>
        </w:rPr>
        <w:t xml:space="preserve">Meta AI. (2024). </w:t>
      </w:r>
      <w:r w:rsidRPr="00D9177A">
        <w:rPr>
          <w:i/>
          <w:iCs/>
          <w:sz w:val="20"/>
          <w:szCs w:val="20"/>
        </w:rPr>
        <w:t>LLaMA 3: Open Foundation and Instruction Models.</w:t>
      </w:r>
      <w:r w:rsidRPr="00D9177A">
        <w:rPr>
          <w:sz w:val="20"/>
          <w:szCs w:val="20"/>
        </w:rPr>
        <w:t xml:space="preserve"> </w:t>
      </w:r>
      <w:hyperlink r:id="rId73" w:history="1">
        <w:r w:rsidRPr="00D9177A">
          <w:rPr>
            <w:rStyle w:val="Hyperlink"/>
            <w:sz w:val="20"/>
            <w:szCs w:val="20"/>
          </w:rPr>
          <w:t>https://ai.meta.com/blog/meta-llama-3/</w:t>
        </w:r>
      </w:hyperlink>
    </w:p>
    <w:p w14:paraId="3BAE8D10" w14:textId="28AB321F" w:rsidR="007F3FBB" w:rsidRDefault="007F3FBB"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Peña, A., Serna, I., Morales, A., Fierrez, J., &amp; Ortega, A. (2023). </w:t>
      </w:r>
      <w:r w:rsidRPr="002F7F4E">
        <w:rPr>
          <w:rStyle w:val="Emphasis"/>
          <w:sz w:val="20"/>
          <w:szCs w:val="20"/>
        </w:rPr>
        <w:t xml:space="preserve">Human-Centric Multimodal Machine Learning: </w:t>
      </w:r>
      <w:r w:rsidR="00B45A21" w:rsidRPr="002F7F4E">
        <w:rPr>
          <w:rStyle w:val="Emphasis"/>
          <w:sz w:val="20"/>
          <w:szCs w:val="20"/>
        </w:rPr>
        <w:t>Recent Advances and Testbed on AI</w:t>
      </w:r>
      <w:r w:rsidR="00B45A21" w:rsidRPr="002F7F4E">
        <w:rPr>
          <w:rStyle w:val="Emphasis"/>
          <w:rFonts w:ascii="Cambria Math" w:hAnsi="Cambria Math" w:cs="Cambria Math"/>
          <w:sz w:val="20"/>
          <w:szCs w:val="20"/>
        </w:rPr>
        <w:t>‑</w:t>
      </w:r>
      <w:r w:rsidR="00B45A21" w:rsidRPr="002F7F4E">
        <w:rPr>
          <w:rStyle w:val="Emphasis"/>
          <w:sz w:val="20"/>
          <w:szCs w:val="20"/>
        </w:rPr>
        <w:t>Based Recruitment</w:t>
      </w:r>
      <w:r w:rsidRPr="002F7F4E">
        <w:rPr>
          <w:sz w:val="20"/>
          <w:szCs w:val="20"/>
        </w:rPr>
        <w:t xml:space="preserve">. </w:t>
      </w:r>
      <w:r w:rsidRPr="002F7F4E">
        <w:rPr>
          <w:rStyle w:val="Emphasis"/>
          <w:sz w:val="20"/>
          <w:szCs w:val="20"/>
        </w:rPr>
        <w:t>SN Computer Science</w:t>
      </w:r>
      <w:r w:rsidRPr="002F7F4E">
        <w:rPr>
          <w:sz w:val="20"/>
          <w:szCs w:val="20"/>
        </w:rPr>
        <w:t>, 4(5).</w:t>
      </w:r>
      <w:r w:rsidR="00B45A21" w:rsidRPr="002F7F4E">
        <w:rPr>
          <w:sz w:val="20"/>
          <w:szCs w:val="20"/>
        </w:rPr>
        <w:t xml:space="preserve"> </w:t>
      </w:r>
      <w:hyperlink r:id="rId74" w:history="1">
        <w:r w:rsidR="00B45A21" w:rsidRPr="002F7F4E">
          <w:rPr>
            <w:rStyle w:val="Hyperlink"/>
            <w:sz w:val="20"/>
            <w:szCs w:val="20"/>
          </w:rPr>
          <w:t>s42979-023-01733-0.pdf</w:t>
        </w:r>
      </w:hyperlink>
    </w:p>
    <w:p w14:paraId="16BF956D" w14:textId="41E16CD4" w:rsidR="004834D9" w:rsidRDefault="004834D9" w:rsidP="00410C4F">
      <w:pPr>
        <w:pStyle w:val="ListParagraph"/>
        <w:spacing w:before="100" w:beforeAutospacing="1" w:after="100" w:afterAutospacing="1"/>
        <w:ind w:left="0"/>
        <w:rPr>
          <w:sz w:val="20"/>
          <w:szCs w:val="20"/>
        </w:rPr>
      </w:pPr>
      <w:r w:rsidRPr="002F7F4E">
        <w:rPr>
          <w:rFonts w:hAnsi="Symbol"/>
          <w:sz w:val="20"/>
          <w:szCs w:val="20"/>
        </w:rPr>
        <w:t></w:t>
      </w:r>
      <w:r w:rsidRPr="002F7F4E">
        <w:rPr>
          <w:sz w:val="20"/>
          <w:szCs w:val="20"/>
        </w:rPr>
        <w:t xml:space="preserve"> </w:t>
      </w:r>
      <w:r w:rsidRPr="004834D9">
        <w:rPr>
          <w:sz w:val="20"/>
          <w:szCs w:val="20"/>
        </w:rPr>
        <w:t>Ribeiro, M</w:t>
      </w:r>
      <w:r>
        <w:rPr>
          <w:sz w:val="20"/>
          <w:szCs w:val="20"/>
        </w:rPr>
        <w:t>.,</w:t>
      </w:r>
      <w:r w:rsidRPr="004834D9">
        <w:rPr>
          <w:sz w:val="20"/>
          <w:szCs w:val="20"/>
        </w:rPr>
        <w:t xml:space="preserve"> Singh, </w:t>
      </w:r>
      <w:r>
        <w:rPr>
          <w:sz w:val="20"/>
          <w:szCs w:val="20"/>
        </w:rPr>
        <w:t>S., &amp;</w:t>
      </w:r>
      <w:r w:rsidRPr="004834D9">
        <w:rPr>
          <w:sz w:val="20"/>
          <w:szCs w:val="20"/>
        </w:rPr>
        <w:t xml:space="preserve"> Guestrin, C</w:t>
      </w:r>
      <w:r>
        <w:rPr>
          <w:sz w:val="20"/>
          <w:szCs w:val="20"/>
        </w:rPr>
        <w:t xml:space="preserve">. (2016). </w:t>
      </w:r>
      <w:r w:rsidRPr="004834D9">
        <w:rPr>
          <w:i/>
          <w:iCs/>
          <w:sz w:val="20"/>
          <w:szCs w:val="20"/>
        </w:rPr>
        <w:t>Why should I trust you?": Explaining the predictions of any classifier</w:t>
      </w:r>
      <w:r>
        <w:rPr>
          <w:i/>
          <w:iCs/>
          <w:sz w:val="20"/>
          <w:szCs w:val="20"/>
        </w:rPr>
        <w:t>.</w:t>
      </w:r>
      <w:r>
        <w:rPr>
          <w:sz w:val="20"/>
          <w:szCs w:val="20"/>
        </w:rPr>
        <w:t xml:space="preserve">  </w:t>
      </w:r>
      <w:hyperlink r:id="rId75" w:history="1">
        <w:r w:rsidRPr="004834D9">
          <w:rPr>
            <w:rStyle w:val="Hyperlink"/>
            <w:sz w:val="20"/>
            <w:szCs w:val="20"/>
          </w:rPr>
          <w:t>1602.04938v3.pdf</w:t>
        </w:r>
      </w:hyperlink>
    </w:p>
    <w:p w14:paraId="179696F7" w14:textId="42613A07" w:rsidR="000B324B" w:rsidRDefault="00662830" w:rsidP="00410C4F">
      <w:pPr>
        <w:pStyle w:val="ListParagraph"/>
        <w:spacing w:before="100" w:beforeAutospacing="1" w:after="100" w:afterAutospacing="1"/>
        <w:ind w:left="0"/>
      </w:pPr>
      <w:r w:rsidRPr="002F7F4E">
        <w:rPr>
          <w:rFonts w:hAnsi="Symbol"/>
          <w:sz w:val="20"/>
          <w:szCs w:val="20"/>
        </w:rPr>
        <w:t></w:t>
      </w:r>
      <w:r w:rsidRPr="002F7F4E">
        <w:rPr>
          <w:sz w:val="20"/>
          <w:szCs w:val="20"/>
        </w:rPr>
        <w:t xml:space="preserve"> </w:t>
      </w:r>
      <w:r w:rsidRPr="00662830">
        <w:rPr>
          <w:sz w:val="20"/>
          <w:szCs w:val="20"/>
        </w:rPr>
        <w:t>Devlin, J., Chang, M.-W., Lee, K., &amp; Toutanova, K. (201</w:t>
      </w:r>
      <w:r w:rsidR="00CB3CCE">
        <w:rPr>
          <w:sz w:val="20"/>
          <w:szCs w:val="20"/>
        </w:rPr>
        <w:t>8</w:t>
      </w:r>
      <w:r w:rsidRPr="00662830">
        <w:rPr>
          <w:sz w:val="20"/>
          <w:szCs w:val="20"/>
        </w:rPr>
        <w:t xml:space="preserve">). </w:t>
      </w:r>
      <w:r w:rsidRPr="00F27B15">
        <w:rPr>
          <w:i/>
          <w:iCs/>
          <w:sz w:val="20"/>
          <w:szCs w:val="20"/>
        </w:rPr>
        <w:t>BERT: Pre-training of Deep Bidirectional Transformers for Language Understanding.</w:t>
      </w:r>
      <w:r w:rsidRPr="00662830">
        <w:rPr>
          <w:sz w:val="20"/>
          <w:szCs w:val="20"/>
        </w:rPr>
        <w:t xml:space="preserve">  </w:t>
      </w:r>
      <w:hyperlink r:id="rId76" w:tgtFrame="_new" w:history="1">
        <w:r w:rsidRPr="00662830">
          <w:rPr>
            <w:rStyle w:val="Hyperlink"/>
            <w:sz w:val="20"/>
            <w:szCs w:val="20"/>
          </w:rPr>
          <w:t>https://arxiv.org/abs/1810.04805</w:t>
        </w:r>
      </w:hyperlink>
    </w:p>
    <w:p w14:paraId="2AD96042" w14:textId="77777777" w:rsidR="00E54FFC" w:rsidRPr="00E54FFC" w:rsidRDefault="00E54FFC" w:rsidP="00E54FFC">
      <w:pPr>
        <w:pStyle w:val="ListParagraph"/>
        <w:spacing w:before="100" w:beforeAutospacing="1" w:after="100" w:afterAutospacing="1"/>
        <w:ind w:left="644"/>
        <w:rPr>
          <w:rStyle w:val="Hyperlink"/>
          <w:color w:val="auto"/>
          <w:sz w:val="20"/>
          <w:szCs w:val="20"/>
          <w:u w:val="none"/>
        </w:rPr>
      </w:pPr>
    </w:p>
    <w:p w14:paraId="66DCB97B" w14:textId="77777777" w:rsidR="001E0788" w:rsidRPr="002D527D" w:rsidRDefault="001E0788" w:rsidP="00281416">
      <w:pPr>
        <w:pStyle w:val="ListParagraph"/>
        <w:numPr>
          <w:ilvl w:val="0"/>
          <w:numId w:val="88"/>
        </w:numPr>
        <w:rPr>
          <w:b/>
          <w:bCs/>
          <w:sz w:val="28"/>
          <w:szCs w:val="28"/>
        </w:rPr>
      </w:pPr>
      <w:r w:rsidRPr="002D527D">
        <w:rPr>
          <w:b/>
          <w:bCs/>
          <w:sz w:val="28"/>
          <w:szCs w:val="28"/>
        </w:rPr>
        <w:lastRenderedPageBreak/>
        <w:t>Declaration of Authorship</w:t>
      </w:r>
    </w:p>
    <w:p w14:paraId="3CC496A0" w14:textId="15F19FF0" w:rsidR="001E0788" w:rsidRPr="00B95A97" w:rsidRDefault="001E0788" w:rsidP="00410C4F">
      <w:pPr>
        <w:pStyle w:val="NormalWeb"/>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410C4F">
      <w:pPr>
        <w:pStyle w:val="NormalWeb"/>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7EC363B8" w14:textId="13C15FFA" w:rsidR="00A67C79" w:rsidRPr="00B14D24" w:rsidRDefault="001E0788" w:rsidP="00410C4F">
      <w:pPr>
        <w:pStyle w:val="NormalWeb"/>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sectPr w:rsidR="00A67C79" w:rsidRPr="00B14D24" w:rsidSect="000A2075">
      <w:type w:val="continuous"/>
      <w:pgSz w:w="11906" w:h="16838"/>
      <w:pgMar w:top="720" w:right="720" w:bottom="720" w:left="720" w:header="708" w:footer="708"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Puttick Alexandre Riemann" w:date="2025-07-24T19:13:00Z" w:initials="PAR">
    <w:p w14:paraId="180799AD" w14:textId="77777777" w:rsidR="00B46172" w:rsidRDefault="00B46172" w:rsidP="00B46172">
      <w:r>
        <w:rPr>
          <w:rStyle w:val="CommentReference"/>
        </w:rPr>
        <w:annotationRef/>
      </w:r>
      <w:r>
        <w:rPr>
          <w:sz w:val="20"/>
          <w:szCs w:val="20"/>
        </w:rPr>
        <w:t>Please apply justified formatting throughout instead of left aligned.</w:t>
      </w:r>
    </w:p>
  </w:comment>
  <w:comment w:id="5" w:author="Puttick Alexandre Riemann" w:date="2025-07-24T19:18:00Z" w:initials="PAR">
    <w:p w14:paraId="7F859037" w14:textId="77777777" w:rsidR="00B46172" w:rsidRDefault="00B46172" w:rsidP="00B46172">
      <w:r>
        <w:rPr>
          <w:rStyle w:val="CommentReference"/>
        </w:rPr>
        <w:annotationRef/>
      </w:r>
      <w:r>
        <w:rPr>
          <w:sz w:val="20"/>
          <w:szCs w:val="20"/>
        </w:rPr>
        <w:t>In the abstract, state explicitly that you focus on gender. Also briefly summarize (2-3 sentences) your methods and results.</w:t>
      </w:r>
    </w:p>
  </w:comment>
  <w:comment w:id="6" w:author="Puttick Alexandre Riemann" w:date="2025-07-24T19:24:00Z" w:initials="PAR">
    <w:p w14:paraId="2511CE6D" w14:textId="77777777" w:rsidR="008935A4" w:rsidRDefault="008935A4" w:rsidP="008935A4">
      <w:r>
        <w:rPr>
          <w:rStyle w:val="CommentReference"/>
        </w:rPr>
        <w:annotationRef/>
      </w:r>
      <w:r>
        <w:rPr>
          <w:sz w:val="20"/>
          <w:szCs w:val="20"/>
        </w:rPr>
        <w:t>This section should also include a brief summary of your methods and results. You should mention the BiasBios dataset. If you want to include research questions, they should also go here. If you help, the abstract should say what you did in the least detail, then a little more in the intro, then full detail in the main part of the paper.</w:t>
      </w:r>
    </w:p>
  </w:comment>
  <w:comment w:id="9" w:author="Puttick Alexandre Riemann" w:date="2025-07-24T19:20:00Z" w:initials="PAR">
    <w:p w14:paraId="2FA4D896" w14:textId="77777777" w:rsidR="00B46172" w:rsidRDefault="00B46172" w:rsidP="00B46172">
      <w:r>
        <w:rPr>
          <w:rStyle w:val="CommentReference"/>
        </w:rPr>
        <w:annotationRef/>
      </w:r>
      <w:r>
        <w:rPr>
          <w:sz w:val="20"/>
          <w:szCs w:val="20"/>
        </w:rPr>
        <w:t>How does this differ from proxy words?</w:t>
      </w:r>
    </w:p>
  </w:comment>
  <w:comment w:id="10" w:author="Puttick Alexandre Riemann" w:date="2025-07-24T19:21:00Z" w:initials="PAR">
    <w:p w14:paraId="016F0D0D" w14:textId="77777777" w:rsidR="00B46172" w:rsidRDefault="00B46172" w:rsidP="00B46172">
      <w:r>
        <w:rPr>
          <w:rStyle w:val="CommentReference"/>
        </w:rPr>
        <w:annotationRef/>
      </w:r>
      <w:r>
        <w:rPr>
          <w:sz w:val="20"/>
          <w:szCs w:val="20"/>
        </w:rPr>
        <w:t>Double check this. It should mostly be in the related work section.</w:t>
      </w:r>
    </w:p>
  </w:comment>
  <w:comment w:id="11" w:author="Puttick Alexandre Riemann" w:date="2025-07-24T19:35:00Z" w:initials="PAR">
    <w:p w14:paraId="59EE534E" w14:textId="77777777" w:rsidR="00A30E50" w:rsidRDefault="00A30E50" w:rsidP="00A30E50">
      <w:r>
        <w:rPr>
          <w:rStyle w:val="CommentReference"/>
        </w:rPr>
        <w:annotationRef/>
      </w:r>
      <w:r>
        <w:rPr>
          <w:sz w:val="20"/>
          <w:szCs w:val="20"/>
        </w:rPr>
        <w:t>You should also talk about existing work on bias in AI recruitment systems.</w:t>
      </w:r>
    </w:p>
  </w:comment>
  <w:comment w:id="12" w:author="Puttick Alexandre Riemann" w:date="2025-07-24T19:41:00Z" w:initials="PAR">
    <w:p w14:paraId="231610DE" w14:textId="77777777" w:rsidR="00A30E50" w:rsidRDefault="00A30E50" w:rsidP="00A30E50">
      <w:r>
        <w:rPr>
          <w:rStyle w:val="CommentReference"/>
        </w:rPr>
        <w:annotationRef/>
      </w:r>
      <w:r>
        <w:rPr>
          <w:sz w:val="20"/>
          <w:szCs w:val="20"/>
        </w:rPr>
        <w:t>I will send you a survey we did that you can use to find references. Especially ones that also make use of the biasbios dataset.</w:t>
      </w:r>
    </w:p>
  </w:comment>
  <w:comment w:id="13" w:author="Puttick Alexandre Riemann" w:date="2025-07-24T19:33:00Z" w:initials="PAR">
    <w:p w14:paraId="350AA66E" w14:textId="77777777" w:rsidR="008935A4" w:rsidRDefault="008935A4" w:rsidP="008935A4">
      <w:r>
        <w:rPr>
          <w:rStyle w:val="CommentReference"/>
        </w:rPr>
        <w:annotationRef/>
      </w:r>
      <w:r>
        <w:rPr>
          <w:sz w:val="20"/>
          <w:szCs w:val="20"/>
        </w:rPr>
        <w:t>Please separate this section. In the related work section, discuss existing work on the topic of gender disparities in training data. Then describe your techniques for analyzing the biasbios dataset in the methods section. Finally, place the results in the results section.</w:t>
      </w:r>
    </w:p>
  </w:comment>
  <w:comment w:id="19" w:author="Puttick Alexandre Riemann" w:date="2025-07-24T19:34:00Z" w:initials="PAR">
    <w:p w14:paraId="4725F00C" w14:textId="77777777" w:rsidR="00A30E50" w:rsidRDefault="00A30E50" w:rsidP="00A30E50">
      <w:r>
        <w:rPr>
          <w:rStyle w:val="CommentReference"/>
        </w:rPr>
        <w:annotationRef/>
      </w:r>
      <w:r>
        <w:rPr>
          <w:sz w:val="20"/>
          <w:szCs w:val="20"/>
        </w:rPr>
        <w:t>Explain the connection to proxy terms.</w:t>
      </w:r>
    </w:p>
  </w:comment>
  <w:comment w:id="20" w:author="Puttick Alexandre Riemann" w:date="2025-07-24T19:34:00Z" w:initials="PAR">
    <w:p w14:paraId="7F3757BC" w14:textId="77777777" w:rsidR="00A30E50" w:rsidRDefault="00A30E50" w:rsidP="00A30E50">
      <w:r>
        <w:rPr>
          <w:rStyle w:val="CommentReference"/>
        </w:rPr>
        <w:annotationRef/>
      </w:r>
      <w:r>
        <w:rPr>
          <w:sz w:val="20"/>
          <w:szCs w:val="20"/>
        </w:rPr>
        <w:t>Belongs in the intro.</w:t>
      </w:r>
    </w:p>
  </w:comment>
  <w:comment w:id="21" w:author="Puttick Alexandre Riemann" w:date="2025-07-24T19:44:00Z" w:initials="PAR">
    <w:p w14:paraId="59E18E4B" w14:textId="77777777" w:rsidR="00C27DFB" w:rsidRDefault="00C27DFB" w:rsidP="00C27DFB">
      <w:r>
        <w:rPr>
          <w:rStyle w:val="CommentReference"/>
        </w:rPr>
        <w:annotationRef/>
      </w:r>
      <w:r>
        <w:rPr>
          <w:sz w:val="20"/>
          <w:szCs w:val="20"/>
        </w:rPr>
        <w:t>You can refer to your analysis of the dataset here.</w:t>
      </w:r>
    </w:p>
  </w:comment>
  <w:comment w:id="22" w:author="Puttick Alexandre Riemann" w:date="2025-07-24T19:44:00Z" w:initials="PAR">
    <w:p w14:paraId="2A3B0C56" w14:textId="77777777" w:rsidR="00C27DFB" w:rsidRDefault="00C27DFB" w:rsidP="00C27DFB">
      <w:r>
        <w:rPr>
          <w:rStyle w:val="CommentReference"/>
        </w:rPr>
        <w:annotationRef/>
      </w:r>
      <w:r>
        <w:rPr>
          <w:sz w:val="20"/>
          <w:szCs w:val="20"/>
        </w:rPr>
        <w:t>Is this a fact or an assumption?</w:t>
      </w:r>
    </w:p>
  </w:comment>
  <w:comment w:id="67" w:author="Puttick Alexandre Riemann" w:date="2025-07-24T19:58:00Z" w:initials="PAR">
    <w:p w14:paraId="76A1E60E" w14:textId="77777777" w:rsidR="00420090" w:rsidRDefault="00420090" w:rsidP="00420090">
      <w:r>
        <w:rPr>
          <w:rStyle w:val="CommentReference"/>
        </w:rPr>
        <w:annotationRef/>
      </w:r>
      <w:r>
        <w:rPr>
          <w:sz w:val="20"/>
          <w:szCs w:val="20"/>
        </w:rPr>
        <w:t>You need to describe your method for obtaining the top 10 words.</w:t>
      </w:r>
    </w:p>
  </w:comment>
  <w:comment w:id="74" w:author="Puttick Alexandre Riemann" w:date="2025-07-24T19:54:00Z" w:initials="PAR">
    <w:p w14:paraId="4FE7FEFE" w14:textId="77777777" w:rsidR="00420090" w:rsidRDefault="00420090" w:rsidP="00420090">
      <w:r>
        <w:rPr>
          <w:rStyle w:val="CommentReference"/>
        </w:rPr>
        <w:annotationRef/>
      </w:r>
      <w:r>
        <w:rPr>
          <w:sz w:val="20"/>
          <w:szCs w:val="20"/>
        </w:rPr>
        <w:t>Here you are talking about the bios, right? Not CVs and cover letters.</w:t>
      </w:r>
    </w:p>
  </w:comment>
  <w:comment w:id="75" w:author="Puttick Alexandre Riemann" w:date="2025-07-24T19:56:00Z" w:initials="PAR">
    <w:p w14:paraId="1329FEC9" w14:textId="77777777" w:rsidR="00420090" w:rsidRDefault="00420090" w:rsidP="00420090">
      <w:r>
        <w:rPr>
          <w:rStyle w:val="CommentReference"/>
        </w:rPr>
        <w:annotationRef/>
      </w:r>
      <w:r>
        <w:rPr>
          <w:sz w:val="20"/>
          <w:szCs w:val="20"/>
        </w:rPr>
        <w:t>This kind of text belongs in the discussion section. Here you should only describe your methods, not results or interpretations of results.</w:t>
      </w:r>
    </w:p>
  </w:comment>
  <w:comment w:id="76" w:author="Puttick Alexandre Riemann" w:date="2025-07-24T19:57:00Z" w:initials="PAR">
    <w:p w14:paraId="408EBC6E" w14:textId="77777777" w:rsidR="00420090" w:rsidRDefault="00420090" w:rsidP="00420090">
      <w:r>
        <w:rPr>
          <w:rStyle w:val="CommentReference"/>
        </w:rPr>
        <w:annotationRef/>
      </w:r>
      <w:r>
        <w:rPr>
          <w:sz w:val="20"/>
          <w:szCs w:val="20"/>
        </w:rPr>
        <w:t>Another example of something that belongs in the results section.</w:t>
      </w:r>
    </w:p>
  </w:comment>
  <w:comment w:id="77" w:author="Puttick Alexandre Riemann" w:date="2025-07-24T19:59:00Z" w:initials="PAR">
    <w:p w14:paraId="76D2BB5C" w14:textId="77777777" w:rsidR="00420090" w:rsidRDefault="00420090" w:rsidP="00420090">
      <w:r>
        <w:rPr>
          <w:rStyle w:val="CommentReference"/>
        </w:rPr>
        <w:annotationRef/>
      </w:r>
      <w:r>
        <w:rPr>
          <w:sz w:val="20"/>
          <w:szCs w:val="20"/>
        </w:rPr>
        <w:t>Describe how you identified names.</w:t>
      </w:r>
    </w:p>
  </w:comment>
  <w:comment w:id="78" w:author="Puttick Alexandre Riemann" w:date="2025-07-24T20:00:00Z" w:initials="PAR">
    <w:p w14:paraId="07891FC7" w14:textId="77777777" w:rsidR="00420090" w:rsidRDefault="00420090" w:rsidP="00420090">
      <w:r>
        <w:rPr>
          <w:rStyle w:val="CommentReference"/>
        </w:rPr>
        <w:annotationRef/>
      </w:r>
      <w:r>
        <w:rPr>
          <w:sz w:val="20"/>
          <w:szCs w:val="20"/>
        </w:rPr>
        <w:t>where did this list come from? I believe the spacy/nltk stop words list is much longer...</w:t>
      </w:r>
    </w:p>
  </w:comment>
  <w:comment w:id="79" w:author="Puttick Alexandre Riemann" w:date="2025-07-24T20:02:00Z" w:initials="PAR">
    <w:p w14:paraId="7D3CE5C6" w14:textId="77777777" w:rsidR="00420090" w:rsidRDefault="00420090" w:rsidP="00420090">
      <w:r>
        <w:rPr>
          <w:rStyle w:val="CommentReference"/>
        </w:rPr>
        <w:annotationRef/>
      </w:r>
      <w:r>
        <w:rPr>
          <w:sz w:val="20"/>
          <w:szCs w:val="20"/>
        </w:rPr>
        <w:t>with, been, also... are probably part of most stop words lists. It would be worth masking they/them/their as well. It also looks like mrs and some names were not properly masked. Why would a super rare token like lisazamparo appear in the list?</w:t>
      </w:r>
    </w:p>
  </w:comment>
  <w:comment w:id="80" w:author="Puttick Alexandre Riemann" w:date="2025-07-24T20:03:00Z" w:initials="PAR">
    <w:p w14:paraId="0DFB5F99" w14:textId="77777777" w:rsidR="007769B9" w:rsidRDefault="007769B9" w:rsidP="007769B9">
      <w:r>
        <w:rPr>
          <w:rStyle w:val="CommentReference"/>
        </w:rPr>
        <w:annotationRef/>
      </w:r>
      <w:r>
        <w:rPr>
          <w:sz w:val="20"/>
          <w:szCs w:val="20"/>
        </w:rPr>
        <w:t>You should state where these words came from.</w:t>
      </w:r>
    </w:p>
  </w:comment>
  <w:comment w:id="81" w:author="Puttick Alexandre Riemann" w:date="2025-07-24T20:03:00Z" w:initials="PAR">
    <w:p w14:paraId="1F6FCE3D" w14:textId="77777777" w:rsidR="00420090" w:rsidRDefault="00420090" w:rsidP="00420090">
      <w:r>
        <w:rPr>
          <w:rStyle w:val="CommentReference"/>
        </w:rPr>
        <w:annotationRef/>
      </w:r>
      <w:r>
        <w:rPr>
          <w:sz w:val="20"/>
          <w:szCs w:val="20"/>
        </w:rPr>
        <w:t>I think you should use a list from e.g. spacy for completeness.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0799AD" w15:done="0"/>
  <w15:commentEx w15:paraId="7F859037" w15:done="0"/>
  <w15:commentEx w15:paraId="2511CE6D" w15:done="0"/>
  <w15:commentEx w15:paraId="2FA4D896" w15:done="0"/>
  <w15:commentEx w15:paraId="016F0D0D" w15:done="0"/>
  <w15:commentEx w15:paraId="59EE534E" w15:done="0"/>
  <w15:commentEx w15:paraId="231610DE" w15:paraIdParent="59EE534E" w15:done="0"/>
  <w15:commentEx w15:paraId="350AA66E" w15:done="0"/>
  <w15:commentEx w15:paraId="4725F00C" w15:done="0"/>
  <w15:commentEx w15:paraId="7F3757BC" w15:done="0"/>
  <w15:commentEx w15:paraId="59E18E4B" w15:done="0"/>
  <w15:commentEx w15:paraId="2A3B0C56" w15:done="0"/>
  <w15:commentEx w15:paraId="76A1E60E" w15:done="0"/>
  <w15:commentEx w15:paraId="4FE7FEFE" w15:done="0"/>
  <w15:commentEx w15:paraId="1329FEC9" w15:done="0"/>
  <w15:commentEx w15:paraId="408EBC6E" w15:done="0"/>
  <w15:commentEx w15:paraId="76D2BB5C" w15:done="0"/>
  <w15:commentEx w15:paraId="07891FC7" w15:done="0"/>
  <w15:commentEx w15:paraId="7D3CE5C6" w15:done="0"/>
  <w15:commentEx w15:paraId="0DFB5F99" w15:done="0"/>
  <w15:commentEx w15:paraId="1F6FCE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F832AA" w16cex:dateUtc="2025-07-24T17:13:00Z"/>
  <w16cex:commentExtensible w16cex:durableId="3EC53D5C" w16cex:dateUtc="2025-07-24T17:18:00Z"/>
  <w16cex:commentExtensible w16cex:durableId="75E630B7" w16cex:dateUtc="2025-07-24T17:24:00Z"/>
  <w16cex:commentExtensible w16cex:durableId="7CA15465" w16cex:dateUtc="2025-07-24T17:20:00Z"/>
  <w16cex:commentExtensible w16cex:durableId="50F4BB61" w16cex:dateUtc="2025-07-24T17:21:00Z"/>
  <w16cex:commentExtensible w16cex:durableId="1FBED308" w16cex:dateUtc="2025-07-24T17:35:00Z"/>
  <w16cex:commentExtensible w16cex:durableId="43DF4F60" w16cex:dateUtc="2025-07-24T17:41:00Z"/>
  <w16cex:commentExtensible w16cex:durableId="73B711E6" w16cex:dateUtc="2025-07-24T17:33:00Z"/>
  <w16cex:commentExtensible w16cex:durableId="1BE0EC1E" w16cex:dateUtc="2025-07-24T17:34:00Z"/>
  <w16cex:commentExtensible w16cex:durableId="04674B7A" w16cex:dateUtc="2025-07-24T17:34:00Z"/>
  <w16cex:commentExtensible w16cex:durableId="62281D2A" w16cex:dateUtc="2025-07-24T17:44:00Z"/>
  <w16cex:commentExtensible w16cex:durableId="429CAF0C" w16cex:dateUtc="2025-07-24T17:44:00Z"/>
  <w16cex:commentExtensible w16cex:durableId="5934FBA8" w16cex:dateUtc="2025-07-24T17:58:00Z"/>
  <w16cex:commentExtensible w16cex:durableId="5A721853" w16cex:dateUtc="2025-07-24T17:54:00Z"/>
  <w16cex:commentExtensible w16cex:durableId="23796449" w16cex:dateUtc="2025-07-24T17:56:00Z"/>
  <w16cex:commentExtensible w16cex:durableId="689967B0" w16cex:dateUtc="2025-07-24T17:57:00Z"/>
  <w16cex:commentExtensible w16cex:durableId="6B42711A" w16cex:dateUtc="2025-07-24T17:59:00Z"/>
  <w16cex:commentExtensible w16cex:durableId="1946F283" w16cex:dateUtc="2025-07-24T18:00:00Z"/>
  <w16cex:commentExtensible w16cex:durableId="64539CD1" w16cex:dateUtc="2025-07-24T18:02:00Z"/>
  <w16cex:commentExtensible w16cex:durableId="17EA8CFE" w16cex:dateUtc="2025-07-24T18:03:00Z"/>
  <w16cex:commentExtensible w16cex:durableId="6DAB5B7C" w16cex:dateUtc="2025-07-24T18: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0799AD" w16cid:durableId="1AF832AA"/>
  <w16cid:commentId w16cid:paraId="7F859037" w16cid:durableId="3EC53D5C"/>
  <w16cid:commentId w16cid:paraId="2511CE6D" w16cid:durableId="75E630B7"/>
  <w16cid:commentId w16cid:paraId="2FA4D896" w16cid:durableId="7CA15465"/>
  <w16cid:commentId w16cid:paraId="016F0D0D" w16cid:durableId="50F4BB61"/>
  <w16cid:commentId w16cid:paraId="59EE534E" w16cid:durableId="1FBED308"/>
  <w16cid:commentId w16cid:paraId="231610DE" w16cid:durableId="43DF4F60"/>
  <w16cid:commentId w16cid:paraId="350AA66E" w16cid:durableId="73B711E6"/>
  <w16cid:commentId w16cid:paraId="4725F00C" w16cid:durableId="1BE0EC1E"/>
  <w16cid:commentId w16cid:paraId="7F3757BC" w16cid:durableId="04674B7A"/>
  <w16cid:commentId w16cid:paraId="59E18E4B" w16cid:durableId="62281D2A"/>
  <w16cid:commentId w16cid:paraId="2A3B0C56" w16cid:durableId="429CAF0C"/>
  <w16cid:commentId w16cid:paraId="76A1E60E" w16cid:durableId="5934FBA8"/>
  <w16cid:commentId w16cid:paraId="4FE7FEFE" w16cid:durableId="5A721853"/>
  <w16cid:commentId w16cid:paraId="1329FEC9" w16cid:durableId="23796449"/>
  <w16cid:commentId w16cid:paraId="408EBC6E" w16cid:durableId="689967B0"/>
  <w16cid:commentId w16cid:paraId="76D2BB5C" w16cid:durableId="6B42711A"/>
  <w16cid:commentId w16cid:paraId="07891FC7" w16cid:durableId="1946F283"/>
  <w16cid:commentId w16cid:paraId="7D3CE5C6" w16cid:durableId="64539CD1"/>
  <w16cid:commentId w16cid:paraId="0DFB5F99" w16cid:durableId="17EA8CFE"/>
  <w16cid:commentId w16cid:paraId="1F6FCE3D" w16cid:durableId="6DAB5B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C91C5" w14:textId="77777777" w:rsidR="009B5B54" w:rsidRDefault="009B5B54" w:rsidP="003D0C29">
      <w:pPr>
        <w:spacing w:after="0" w:line="240" w:lineRule="auto"/>
      </w:pPr>
      <w:r>
        <w:separator/>
      </w:r>
    </w:p>
  </w:endnote>
  <w:endnote w:type="continuationSeparator" w:id="0">
    <w:p w14:paraId="41B7BF5F" w14:textId="77777777" w:rsidR="009B5B54" w:rsidRDefault="009B5B54"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6131364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5849"/>
      <w:gridCol w:w="5992"/>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49916" w14:textId="77777777" w:rsidR="009B5B54" w:rsidRDefault="009B5B54" w:rsidP="003D0C29">
      <w:pPr>
        <w:spacing w:after="0" w:line="240" w:lineRule="auto"/>
      </w:pPr>
      <w:r>
        <w:separator/>
      </w:r>
    </w:p>
  </w:footnote>
  <w:footnote w:type="continuationSeparator" w:id="0">
    <w:p w14:paraId="12153EB0" w14:textId="77777777" w:rsidR="009B5B54" w:rsidRDefault="009B5B54"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83620070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20707A1"/>
    <w:multiLevelType w:val="multilevel"/>
    <w:tmpl w:val="DCA8B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90636"/>
    <w:multiLevelType w:val="multilevel"/>
    <w:tmpl w:val="F50C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6" w15:restartNumberingAfterBreak="0">
    <w:nsid w:val="09651C7C"/>
    <w:multiLevelType w:val="multilevel"/>
    <w:tmpl w:val="FDC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9571E1"/>
    <w:multiLevelType w:val="multilevel"/>
    <w:tmpl w:val="2F02C2FA"/>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F53FA3"/>
    <w:multiLevelType w:val="multilevel"/>
    <w:tmpl w:val="34C4B5C2"/>
    <w:lvl w:ilvl="0">
      <w:start w:val="3"/>
      <w:numFmt w:val="decimal"/>
      <w:lvlText w:val="%1"/>
      <w:lvlJc w:val="left"/>
      <w:pPr>
        <w:ind w:left="480" w:hanging="480"/>
      </w:pPr>
      <w:rPr>
        <w:rFonts w:hint="default"/>
      </w:rPr>
    </w:lvl>
    <w:lvl w:ilvl="1">
      <w:start w:val="6"/>
      <w:numFmt w:val="decimal"/>
      <w:lvlText w:val="%1.%2"/>
      <w:lvlJc w:val="left"/>
      <w:pPr>
        <w:ind w:left="1265" w:hanging="48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1" w15:restartNumberingAfterBreak="0">
    <w:nsid w:val="0CFA792C"/>
    <w:multiLevelType w:val="multilevel"/>
    <w:tmpl w:val="C79E97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0F817259"/>
    <w:multiLevelType w:val="hybridMultilevel"/>
    <w:tmpl w:val="3FFC32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B116A"/>
    <w:multiLevelType w:val="multilevel"/>
    <w:tmpl w:val="6C1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407F52"/>
    <w:multiLevelType w:val="multilevel"/>
    <w:tmpl w:val="74A68886"/>
    <w:lvl w:ilvl="0">
      <w:start w:val="3"/>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16130389"/>
    <w:multiLevelType w:val="multilevel"/>
    <w:tmpl w:val="9B4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99F2F3B"/>
    <w:multiLevelType w:val="multilevel"/>
    <w:tmpl w:val="2D9C2A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19C130D3"/>
    <w:multiLevelType w:val="multilevel"/>
    <w:tmpl w:val="B80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1D29D1"/>
    <w:multiLevelType w:val="multilevel"/>
    <w:tmpl w:val="C2B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741C00"/>
    <w:multiLevelType w:val="multilevel"/>
    <w:tmpl w:val="EB86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5" w15:restartNumberingAfterBreak="0">
    <w:nsid w:val="25D92F54"/>
    <w:multiLevelType w:val="multilevel"/>
    <w:tmpl w:val="E5AEE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6054AEC"/>
    <w:multiLevelType w:val="multilevel"/>
    <w:tmpl w:val="13A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8" w15:restartNumberingAfterBreak="0">
    <w:nsid w:val="26C5079A"/>
    <w:multiLevelType w:val="multilevel"/>
    <w:tmpl w:val="B2FE584A"/>
    <w:lvl w:ilvl="0">
      <w:start w:val="1"/>
      <w:numFmt w:val="bullet"/>
      <w:lvlText w:val=""/>
      <w:lvlJc w:val="left"/>
      <w:pPr>
        <w:tabs>
          <w:tab w:val="num" w:pos="928"/>
        </w:tabs>
        <w:ind w:left="928" w:hanging="360"/>
      </w:pPr>
      <w:rPr>
        <w:rFonts w:ascii="Symbol" w:hAnsi="Symbol" w:hint="default"/>
        <w:sz w:val="20"/>
      </w:rPr>
    </w:lvl>
    <w:lvl w:ilvl="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9" w15:restartNumberingAfterBreak="0">
    <w:nsid w:val="27AD53BF"/>
    <w:multiLevelType w:val="multilevel"/>
    <w:tmpl w:val="3EB4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DA0E5B"/>
    <w:multiLevelType w:val="multilevel"/>
    <w:tmpl w:val="B33C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E808BE"/>
    <w:multiLevelType w:val="multilevel"/>
    <w:tmpl w:val="31EA3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11D72E9"/>
    <w:multiLevelType w:val="multilevel"/>
    <w:tmpl w:val="48622ABA"/>
    <w:lvl w:ilvl="0">
      <w:start w:val="3"/>
      <w:numFmt w:val="decimal"/>
      <w:lvlText w:val="%1"/>
      <w:lvlJc w:val="left"/>
      <w:pPr>
        <w:ind w:left="480" w:hanging="480"/>
      </w:pPr>
      <w:rPr>
        <w:rFonts w:hint="default"/>
      </w:rPr>
    </w:lvl>
    <w:lvl w:ilvl="1">
      <w:start w:val="4"/>
      <w:numFmt w:val="decimal"/>
      <w:lvlText w:val="%1.%2"/>
      <w:lvlJc w:val="left"/>
      <w:pPr>
        <w:ind w:left="905" w:hanging="480"/>
      </w:pPr>
      <w:rPr>
        <w:rFonts w:hint="default"/>
      </w:rPr>
    </w:lvl>
    <w:lvl w:ilvl="2">
      <w:start w:val="6"/>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5" w15:restartNumberingAfterBreak="0">
    <w:nsid w:val="33BA1351"/>
    <w:multiLevelType w:val="multilevel"/>
    <w:tmpl w:val="8C529F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34F96538"/>
    <w:multiLevelType w:val="multilevel"/>
    <w:tmpl w:val="DD7678DC"/>
    <w:lvl w:ilvl="0">
      <w:start w:val="3"/>
      <w:numFmt w:val="decimal"/>
      <w:lvlText w:val="%1."/>
      <w:lvlJc w:val="left"/>
      <w:pPr>
        <w:ind w:left="540" w:hanging="540"/>
      </w:pPr>
      <w:rPr>
        <w:rFonts w:hint="default"/>
      </w:rPr>
    </w:lvl>
    <w:lvl w:ilvl="1">
      <w:start w:val="4"/>
      <w:numFmt w:val="decimal"/>
      <w:lvlText w:val="%1.%2."/>
      <w:lvlJc w:val="left"/>
      <w:pPr>
        <w:ind w:left="1074" w:hanging="72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38" w15:restartNumberingAfterBreak="0">
    <w:nsid w:val="3741019B"/>
    <w:multiLevelType w:val="multilevel"/>
    <w:tmpl w:val="9EB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0A0A61"/>
    <w:multiLevelType w:val="hybridMultilevel"/>
    <w:tmpl w:val="9CE0AB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0"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2" w15:restartNumberingAfterBreak="0">
    <w:nsid w:val="3D5A573D"/>
    <w:multiLevelType w:val="multilevel"/>
    <w:tmpl w:val="14708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392374"/>
    <w:multiLevelType w:val="multilevel"/>
    <w:tmpl w:val="9BF4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45579F"/>
    <w:multiLevelType w:val="multilevel"/>
    <w:tmpl w:val="76F0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44985"/>
    <w:multiLevelType w:val="multilevel"/>
    <w:tmpl w:val="57F6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BE2D19"/>
    <w:multiLevelType w:val="multilevel"/>
    <w:tmpl w:val="8CB8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5C43F3C"/>
    <w:multiLevelType w:val="hybridMultilevel"/>
    <w:tmpl w:val="4AD2D73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8" w15:restartNumberingAfterBreak="0">
    <w:nsid w:val="46DD567D"/>
    <w:multiLevelType w:val="multilevel"/>
    <w:tmpl w:val="7550E666"/>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48F17D13"/>
    <w:multiLevelType w:val="multilevel"/>
    <w:tmpl w:val="10F0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F815E5"/>
    <w:multiLevelType w:val="multilevel"/>
    <w:tmpl w:val="500EB884"/>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7"/>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1" w15:restartNumberingAfterBreak="0">
    <w:nsid w:val="49877EF0"/>
    <w:multiLevelType w:val="multilevel"/>
    <w:tmpl w:val="2D16EA8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2" w15:restartNumberingAfterBreak="0">
    <w:nsid w:val="4B537EBE"/>
    <w:multiLevelType w:val="hybridMultilevel"/>
    <w:tmpl w:val="2304A1EC"/>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53" w15:restartNumberingAfterBreak="0">
    <w:nsid w:val="4D127002"/>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54" w15:restartNumberingAfterBreak="0">
    <w:nsid w:val="4E252F1F"/>
    <w:multiLevelType w:val="multilevel"/>
    <w:tmpl w:val="C868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D915AA"/>
    <w:multiLevelType w:val="multilevel"/>
    <w:tmpl w:val="998E6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1C24F8"/>
    <w:multiLevelType w:val="hybridMultilevel"/>
    <w:tmpl w:val="F61E90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7FC3848"/>
    <w:multiLevelType w:val="multilevel"/>
    <w:tmpl w:val="E8547BAC"/>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59" w15:restartNumberingAfterBreak="0">
    <w:nsid w:val="58626803"/>
    <w:multiLevelType w:val="multilevel"/>
    <w:tmpl w:val="03AE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6F64F3"/>
    <w:multiLevelType w:val="multilevel"/>
    <w:tmpl w:val="04243214"/>
    <w:lvl w:ilvl="0">
      <w:start w:val="1"/>
      <w:numFmt w:val="decimal"/>
      <w:lvlText w:val="%1."/>
      <w:lvlJc w:val="left"/>
      <w:pPr>
        <w:ind w:left="644" w:hanging="360"/>
      </w:pPr>
      <w:rPr>
        <w:rFonts w:hint="default"/>
        <w:b/>
        <w:bCs/>
        <w:sz w:val="28"/>
        <w:szCs w:val="28"/>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lang/>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1"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9B17B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3" w15:restartNumberingAfterBreak="0">
    <w:nsid w:val="5D8E5D5F"/>
    <w:multiLevelType w:val="multilevel"/>
    <w:tmpl w:val="8AE4C2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4" w15:restartNumberingAfterBreak="0">
    <w:nsid w:val="5ED00DE7"/>
    <w:multiLevelType w:val="multilevel"/>
    <w:tmpl w:val="1FCA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C25BCA"/>
    <w:multiLevelType w:val="multilevel"/>
    <w:tmpl w:val="605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0FA162C"/>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7" w15:restartNumberingAfterBreak="0">
    <w:nsid w:val="60FC6126"/>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571"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68"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0F0589"/>
    <w:multiLevelType w:val="multilevel"/>
    <w:tmpl w:val="EEFCCCC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831532"/>
    <w:multiLevelType w:val="multilevel"/>
    <w:tmpl w:val="A392A45A"/>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2" w15:restartNumberingAfterBreak="0">
    <w:nsid w:val="665E5EA5"/>
    <w:multiLevelType w:val="hybridMultilevel"/>
    <w:tmpl w:val="33CCA27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73" w15:restartNumberingAfterBreak="0">
    <w:nsid w:val="67044BB3"/>
    <w:multiLevelType w:val="hybridMultilevel"/>
    <w:tmpl w:val="CE4604A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4" w15:restartNumberingAfterBreak="0">
    <w:nsid w:val="6916312F"/>
    <w:multiLevelType w:val="multilevel"/>
    <w:tmpl w:val="1096C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7C6597"/>
    <w:multiLevelType w:val="multilevel"/>
    <w:tmpl w:val="24A8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AC260A"/>
    <w:multiLevelType w:val="multilevel"/>
    <w:tmpl w:val="0AAA9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ECB3609"/>
    <w:multiLevelType w:val="hybridMultilevel"/>
    <w:tmpl w:val="15D4E406"/>
    <w:lvl w:ilvl="0" w:tplc="20000001">
      <w:start w:val="1"/>
      <w:numFmt w:val="bullet"/>
      <w:lvlText w:val=""/>
      <w:lvlJc w:val="left"/>
      <w:pPr>
        <w:ind w:left="644" w:hanging="360"/>
      </w:pPr>
      <w:rPr>
        <w:rFonts w:ascii="Symbol" w:hAnsi="Symbo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79"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DE375E"/>
    <w:multiLevelType w:val="multilevel"/>
    <w:tmpl w:val="B94AD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A8256B"/>
    <w:multiLevelType w:val="multilevel"/>
    <w:tmpl w:val="4384A1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7BAA0BF0"/>
    <w:multiLevelType w:val="multilevel"/>
    <w:tmpl w:val="2EB8989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7C157EB5"/>
    <w:multiLevelType w:val="multilevel"/>
    <w:tmpl w:val="7268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E5E2E42"/>
    <w:multiLevelType w:val="hybridMultilevel"/>
    <w:tmpl w:val="A7E81DA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86" w15:restartNumberingAfterBreak="0">
    <w:nsid w:val="7E9742FC"/>
    <w:multiLevelType w:val="multilevel"/>
    <w:tmpl w:val="0CBA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88"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89"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D55A11"/>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428"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num w:numId="1" w16cid:durableId="1764951397">
    <w:abstractNumId w:val="18"/>
  </w:num>
  <w:num w:numId="2" w16cid:durableId="263418918">
    <w:abstractNumId w:val="9"/>
  </w:num>
  <w:num w:numId="3" w16cid:durableId="1887638989">
    <w:abstractNumId w:val="12"/>
  </w:num>
  <w:num w:numId="4" w16cid:durableId="343476571">
    <w:abstractNumId w:val="60"/>
  </w:num>
  <w:num w:numId="5" w16cid:durableId="1472214959">
    <w:abstractNumId w:val="41"/>
  </w:num>
  <w:num w:numId="6" w16cid:durableId="324284492">
    <w:abstractNumId w:val="0"/>
  </w:num>
  <w:num w:numId="7" w16cid:durableId="444735196">
    <w:abstractNumId w:val="21"/>
  </w:num>
  <w:num w:numId="8" w16cid:durableId="592784257">
    <w:abstractNumId w:val="4"/>
  </w:num>
  <w:num w:numId="9" w16cid:durableId="167912498">
    <w:abstractNumId w:val="32"/>
  </w:num>
  <w:num w:numId="10" w16cid:durableId="609556549">
    <w:abstractNumId w:val="27"/>
  </w:num>
  <w:num w:numId="11" w16cid:durableId="1105690338">
    <w:abstractNumId w:val="37"/>
  </w:num>
  <w:num w:numId="12" w16cid:durableId="1775782784">
    <w:abstractNumId w:val="87"/>
  </w:num>
  <w:num w:numId="13" w16cid:durableId="2031955082">
    <w:abstractNumId w:val="7"/>
  </w:num>
  <w:num w:numId="14" w16cid:durableId="2080783470">
    <w:abstractNumId w:val="61"/>
  </w:num>
  <w:num w:numId="15" w16cid:durableId="1606767195">
    <w:abstractNumId w:val="5"/>
  </w:num>
  <w:num w:numId="16" w16cid:durableId="819464723">
    <w:abstractNumId w:val="70"/>
  </w:num>
  <w:num w:numId="17" w16cid:durableId="1191453344">
    <w:abstractNumId w:val="31"/>
  </w:num>
  <w:num w:numId="18" w16cid:durableId="1820725431">
    <w:abstractNumId w:val="2"/>
  </w:num>
  <w:num w:numId="19" w16cid:durableId="1964846579">
    <w:abstractNumId w:val="89"/>
  </w:num>
  <w:num w:numId="20" w16cid:durableId="1034303789">
    <w:abstractNumId w:val="81"/>
  </w:num>
  <w:num w:numId="21" w16cid:durableId="1762142246">
    <w:abstractNumId w:val="14"/>
  </w:num>
  <w:num w:numId="22" w16cid:durableId="1103114025">
    <w:abstractNumId w:val="79"/>
  </w:num>
  <w:num w:numId="23" w16cid:durableId="61954082">
    <w:abstractNumId w:val="83"/>
  </w:num>
  <w:num w:numId="24" w16cid:durableId="139926100">
    <w:abstractNumId w:val="51"/>
  </w:num>
  <w:num w:numId="25" w16cid:durableId="1027607754">
    <w:abstractNumId w:val="40"/>
  </w:num>
  <w:num w:numId="26" w16cid:durableId="1201547506">
    <w:abstractNumId w:val="55"/>
  </w:num>
  <w:num w:numId="27" w16cid:durableId="1335568813">
    <w:abstractNumId w:val="77"/>
  </w:num>
  <w:num w:numId="28" w16cid:durableId="1267153712">
    <w:abstractNumId w:val="68"/>
  </w:num>
  <w:num w:numId="29" w16cid:durableId="1145394066">
    <w:abstractNumId w:val="57"/>
  </w:num>
  <w:num w:numId="30" w16cid:durableId="984044163">
    <w:abstractNumId w:val="24"/>
  </w:num>
  <w:num w:numId="31" w16cid:durableId="1123578663">
    <w:abstractNumId w:val="88"/>
  </w:num>
  <w:num w:numId="32" w16cid:durableId="278338577">
    <w:abstractNumId w:val="23"/>
  </w:num>
  <w:num w:numId="33" w16cid:durableId="797989537">
    <w:abstractNumId w:val="64"/>
  </w:num>
  <w:num w:numId="34" w16cid:durableId="1762797647">
    <w:abstractNumId w:val="22"/>
  </w:num>
  <w:num w:numId="35" w16cid:durableId="1087073002">
    <w:abstractNumId w:val="15"/>
  </w:num>
  <w:num w:numId="36" w16cid:durableId="135993408">
    <w:abstractNumId w:val="20"/>
  </w:num>
  <w:num w:numId="37" w16cid:durableId="575165282">
    <w:abstractNumId w:val="6"/>
  </w:num>
  <w:num w:numId="38" w16cid:durableId="1454324877">
    <w:abstractNumId w:val="17"/>
  </w:num>
  <w:num w:numId="39" w16cid:durableId="726686648">
    <w:abstractNumId w:val="72"/>
  </w:num>
  <w:num w:numId="40" w16cid:durableId="2111243165">
    <w:abstractNumId w:val="65"/>
  </w:num>
  <w:num w:numId="41" w16cid:durableId="1521359800">
    <w:abstractNumId w:val="45"/>
  </w:num>
  <w:num w:numId="42" w16cid:durableId="216212478">
    <w:abstractNumId w:val="26"/>
  </w:num>
  <w:num w:numId="43" w16cid:durableId="1482304439">
    <w:abstractNumId w:val="53"/>
  </w:num>
  <w:num w:numId="44" w16cid:durableId="1167863493">
    <w:abstractNumId w:val="66"/>
  </w:num>
  <w:num w:numId="45" w16cid:durableId="182135692">
    <w:abstractNumId w:val="46"/>
  </w:num>
  <w:num w:numId="46" w16cid:durableId="267005639">
    <w:abstractNumId w:val="63"/>
  </w:num>
  <w:num w:numId="47" w16cid:durableId="2109495974">
    <w:abstractNumId w:val="90"/>
  </w:num>
  <w:num w:numId="48" w16cid:durableId="395206284">
    <w:abstractNumId w:val="36"/>
  </w:num>
  <w:num w:numId="49" w16cid:durableId="618339544">
    <w:abstractNumId w:val="62"/>
  </w:num>
  <w:num w:numId="50" w16cid:durableId="734353631">
    <w:abstractNumId w:val="67"/>
  </w:num>
  <w:num w:numId="51" w16cid:durableId="1095251211">
    <w:abstractNumId w:val="34"/>
  </w:num>
  <w:num w:numId="52" w16cid:durableId="836917773">
    <w:abstractNumId w:val="74"/>
  </w:num>
  <w:num w:numId="53" w16cid:durableId="1921983798">
    <w:abstractNumId w:val="84"/>
  </w:num>
  <w:num w:numId="54" w16cid:durableId="250890296">
    <w:abstractNumId w:val="49"/>
  </w:num>
  <w:num w:numId="55" w16cid:durableId="1007516701">
    <w:abstractNumId w:val="71"/>
  </w:num>
  <w:num w:numId="56" w16cid:durableId="111294136">
    <w:abstractNumId w:val="44"/>
  </w:num>
  <w:num w:numId="57" w16cid:durableId="111750949">
    <w:abstractNumId w:val="38"/>
  </w:num>
  <w:num w:numId="58" w16cid:durableId="1719283959">
    <w:abstractNumId w:val="29"/>
  </w:num>
  <w:num w:numId="59" w16cid:durableId="1763406667">
    <w:abstractNumId w:val="30"/>
  </w:num>
  <w:num w:numId="60" w16cid:durableId="673921989">
    <w:abstractNumId w:val="10"/>
  </w:num>
  <w:num w:numId="61" w16cid:durableId="921331254">
    <w:abstractNumId w:val="69"/>
  </w:num>
  <w:num w:numId="62" w16cid:durableId="261694558">
    <w:abstractNumId w:val="50"/>
  </w:num>
  <w:num w:numId="63" w16cid:durableId="26486608">
    <w:abstractNumId w:val="58"/>
  </w:num>
  <w:num w:numId="64" w16cid:durableId="2007435406">
    <w:abstractNumId w:val="78"/>
  </w:num>
  <w:num w:numId="65" w16cid:durableId="976761804">
    <w:abstractNumId w:val="33"/>
  </w:num>
  <w:num w:numId="66" w16cid:durableId="91820958">
    <w:abstractNumId w:val="56"/>
  </w:num>
  <w:num w:numId="67" w16cid:durableId="1443183974">
    <w:abstractNumId w:val="80"/>
  </w:num>
  <w:num w:numId="68" w16cid:durableId="964189812">
    <w:abstractNumId w:val="28"/>
  </w:num>
  <w:num w:numId="69" w16cid:durableId="581255739">
    <w:abstractNumId w:val="43"/>
  </w:num>
  <w:num w:numId="70" w16cid:durableId="1013730294">
    <w:abstractNumId w:val="1"/>
  </w:num>
  <w:num w:numId="71" w16cid:durableId="264072357">
    <w:abstractNumId w:val="82"/>
  </w:num>
  <w:num w:numId="72" w16cid:durableId="108819600">
    <w:abstractNumId w:val="75"/>
  </w:num>
  <w:num w:numId="73" w16cid:durableId="545414775">
    <w:abstractNumId w:val="3"/>
  </w:num>
  <w:num w:numId="74" w16cid:durableId="1814561221">
    <w:abstractNumId w:val="59"/>
  </w:num>
  <w:num w:numId="75" w16cid:durableId="521088564">
    <w:abstractNumId w:val="39"/>
  </w:num>
  <w:num w:numId="76" w16cid:durableId="519398745">
    <w:abstractNumId w:val="47"/>
  </w:num>
  <w:num w:numId="77" w16cid:durableId="1971132035">
    <w:abstractNumId w:val="86"/>
  </w:num>
  <w:num w:numId="78" w16cid:durableId="559903239">
    <w:abstractNumId w:val="54"/>
  </w:num>
  <w:num w:numId="79" w16cid:durableId="1581132600">
    <w:abstractNumId w:val="42"/>
  </w:num>
  <w:num w:numId="80" w16cid:durableId="778646781">
    <w:abstractNumId w:val="85"/>
  </w:num>
  <w:num w:numId="81" w16cid:durableId="1116872165">
    <w:abstractNumId w:val="76"/>
  </w:num>
  <w:num w:numId="82" w16cid:durableId="1829898419">
    <w:abstractNumId w:val="19"/>
  </w:num>
  <w:num w:numId="83" w16cid:durableId="2128504840">
    <w:abstractNumId w:val="35"/>
  </w:num>
  <w:num w:numId="84" w16cid:durableId="1598441406">
    <w:abstractNumId w:val="25"/>
  </w:num>
  <w:num w:numId="85" w16cid:durableId="1246765808">
    <w:abstractNumId w:val="11"/>
  </w:num>
  <w:num w:numId="86" w16cid:durableId="1124270510">
    <w:abstractNumId w:val="48"/>
  </w:num>
  <w:num w:numId="87" w16cid:durableId="925184995">
    <w:abstractNumId w:val="52"/>
  </w:num>
  <w:num w:numId="88" w16cid:durableId="1961496383">
    <w:abstractNumId w:val="16"/>
  </w:num>
  <w:num w:numId="89" w16cid:durableId="1196236827">
    <w:abstractNumId w:val="8"/>
  </w:num>
  <w:num w:numId="90" w16cid:durableId="36899135">
    <w:abstractNumId w:val="73"/>
  </w:num>
  <w:num w:numId="91" w16cid:durableId="173805802">
    <w:abstractNumId w:val="1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uttick Alexandre Riemann">
    <w15:presenceInfo w15:providerId="AD" w15:userId="S::pia4@bfh.ch::82044891-b4ae-4f20-926d-c6805d23d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02DFB"/>
    <w:rsid w:val="00007201"/>
    <w:rsid w:val="00010191"/>
    <w:rsid w:val="000109F9"/>
    <w:rsid w:val="0001174A"/>
    <w:rsid w:val="00011F84"/>
    <w:rsid w:val="00023784"/>
    <w:rsid w:val="00036966"/>
    <w:rsid w:val="00042397"/>
    <w:rsid w:val="00047E63"/>
    <w:rsid w:val="00050024"/>
    <w:rsid w:val="000534BC"/>
    <w:rsid w:val="00053F91"/>
    <w:rsid w:val="000543CE"/>
    <w:rsid w:val="000548C3"/>
    <w:rsid w:val="0006033B"/>
    <w:rsid w:val="0006202C"/>
    <w:rsid w:val="00072864"/>
    <w:rsid w:val="00076206"/>
    <w:rsid w:val="00087A64"/>
    <w:rsid w:val="000939DA"/>
    <w:rsid w:val="00096836"/>
    <w:rsid w:val="000A1856"/>
    <w:rsid w:val="000A2075"/>
    <w:rsid w:val="000A224D"/>
    <w:rsid w:val="000B2715"/>
    <w:rsid w:val="000B30D4"/>
    <w:rsid w:val="000B324B"/>
    <w:rsid w:val="000C3790"/>
    <w:rsid w:val="000C4E5F"/>
    <w:rsid w:val="000C57EA"/>
    <w:rsid w:val="000C655B"/>
    <w:rsid w:val="000C7227"/>
    <w:rsid w:val="000D08AC"/>
    <w:rsid w:val="000D3C2D"/>
    <w:rsid w:val="000D48F7"/>
    <w:rsid w:val="000D5E51"/>
    <w:rsid w:val="000E3E6C"/>
    <w:rsid w:val="001010DB"/>
    <w:rsid w:val="00103510"/>
    <w:rsid w:val="001073BD"/>
    <w:rsid w:val="00113963"/>
    <w:rsid w:val="001167E2"/>
    <w:rsid w:val="0012358A"/>
    <w:rsid w:val="00127932"/>
    <w:rsid w:val="0013035E"/>
    <w:rsid w:val="001336E3"/>
    <w:rsid w:val="001356CF"/>
    <w:rsid w:val="00136413"/>
    <w:rsid w:val="00140D49"/>
    <w:rsid w:val="00141E57"/>
    <w:rsid w:val="0014692D"/>
    <w:rsid w:val="00151810"/>
    <w:rsid w:val="001519D1"/>
    <w:rsid w:val="0015362C"/>
    <w:rsid w:val="00157D1A"/>
    <w:rsid w:val="00161C94"/>
    <w:rsid w:val="001643BC"/>
    <w:rsid w:val="001730BE"/>
    <w:rsid w:val="00177A67"/>
    <w:rsid w:val="00183767"/>
    <w:rsid w:val="00183F87"/>
    <w:rsid w:val="00184F2D"/>
    <w:rsid w:val="00187EDF"/>
    <w:rsid w:val="00194A7E"/>
    <w:rsid w:val="001A1597"/>
    <w:rsid w:val="001B1AEC"/>
    <w:rsid w:val="001B1BDD"/>
    <w:rsid w:val="001B4838"/>
    <w:rsid w:val="001B6656"/>
    <w:rsid w:val="001B6BF6"/>
    <w:rsid w:val="001C006B"/>
    <w:rsid w:val="001C4937"/>
    <w:rsid w:val="001C5E70"/>
    <w:rsid w:val="001D277B"/>
    <w:rsid w:val="001D5F99"/>
    <w:rsid w:val="001E0788"/>
    <w:rsid w:val="001E18DB"/>
    <w:rsid w:val="001F1518"/>
    <w:rsid w:val="001F15A3"/>
    <w:rsid w:val="001F1BD3"/>
    <w:rsid w:val="001F7912"/>
    <w:rsid w:val="00203A90"/>
    <w:rsid w:val="00204AD6"/>
    <w:rsid w:val="00205C15"/>
    <w:rsid w:val="002117E3"/>
    <w:rsid w:val="002160F5"/>
    <w:rsid w:val="002210D0"/>
    <w:rsid w:val="002243E4"/>
    <w:rsid w:val="002273E0"/>
    <w:rsid w:val="002325D0"/>
    <w:rsid w:val="00235682"/>
    <w:rsid w:val="002359A5"/>
    <w:rsid w:val="002452B0"/>
    <w:rsid w:val="00251346"/>
    <w:rsid w:val="00251CD2"/>
    <w:rsid w:val="002533BA"/>
    <w:rsid w:val="002618D7"/>
    <w:rsid w:val="00262A86"/>
    <w:rsid w:val="00267F39"/>
    <w:rsid w:val="00267F3C"/>
    <w:rsid w:val="0027053B"/>
    <w:rsid w:val="00270DB9"/>
    <w:rsid w:val="00273593"/>
    <w:rsid w:val="00273B3F"/>
    <w:rsid w:val="00273BAE"/>
    <w:rsid w:val="00276022"/>
    <w:rsid w:val="00280C46"/>
    <w:rsid w:val="00281416"/>
    <w:rsid w:val="00284FC9"/>
    <w:rsid w:val="002854A2"/>
    <w:rsid w:val="002945A8"/>
    <w:rsid w:val="0029522F"/>
    <w:rsid w:val="002A20BB"/>
    <w:rsid w:val="002A74F4"/>
    <w:rsid w:val="002B130B"/>
    <w:rsid w:val="002C0291"/>
    <w:rsid w:val="002C419C"/>
    <w:rsid w:val="002C41EC"/>
    <w:rsid w:val="002C4499"/>
    <w:rsid w:val="002C63CA"/>
    <w:rsid w:val="002C729A"/>
    <w:rsid w:val="002C78AF"/>
    <w:rsid w:val="002D2364"/>
    <w:rsid w:val="002D3AF3"/>
    <w:rsid w:val="002D527D"/>
    <w:rsid w:val="002D5954"/>
    <w:rsid w:val="002D5F34"/>
    <w:rsid w:val="002F0AEA"/>
    <w:rsid w:val="002F577F"/>
    <w:rsid w:val="002F724A"/>
    <w:rsid w:val="002F7F4E"/>
    <w:rsid w:val="00303CEE"/>
    <w:rsid w:val="003044A7"/>
    <w:rsid w:val="00304F11"/>
    <w:rsid w:val="00307C6E"/>
    <w:rsid w:val="00310C69"/>
    <w:rsid w:val="00310FB0"/>
    <w:rsid w:val="00311C3E"/>
    <w:rsid w:val="00312B4E"/>
    <w:rsid w:val="00316F7D"/>
    <w:rsid w:val="00317D4A"/>
    <w:rsid w:val="0033045F"/>
    <w:rsid w:val="00340206"/>
    <w:rsid w:val="003439B0"/>
    <w:rsid w:val="0034508A"/>
    <w:rsid w:val="00350D29"/>
    <w:rsid w:val="00360290"/>
    <w:rsid w:val="003603E1"/>
    <w:rsid w:val="0036539E"/>
    <w:rsid w:val="00374E70"/>
    <w:rsid w:val="00376DD0"/>
    <w:rsid w:val="00381C3D"/>
    <w:rsid w:val="00382AF4"/>
    <w:rsid w:val="00382E3B"/>
    <w:rsid w:val="003851AF"/>
    <w:rsid w:val="003900AD"/>
    <w:rsid w:val="0039622D"/>
    <w:rsid w:val="003A0BF3"/>
    <w:rsid w:val="003A6F2A"/>
    <w:rsid w:val="003A75F1"/>
    <w:rsid w:val="003B17A7"/>
    <w:rsid w:val="003B224A"/>
    <w:rsid w:val="003B281D"/>
    <w:rsid w:val="003B35F1"/>
    <w:rsid w:val="003B470E"/>
    <w:rsid w:val="003C1FD8"/>
    <w:rsid w:val="003C3422"/>
    <w:rsid w:val="003C3C5B"/>
    <w:rsid w:val="003D0C29"/>
    <w:rsid w:val="003D4E3B"/>
    <w:rsid w:val="003E3BD5"/>
    <w:rsid w:val="003E51C8"/>
    <w:rsid w:val="003E5F02"/>
    <w:rsid w:val="003E733B"/>
    <w:rsid w:val="003E7A3A"/>
    <w:rsid w:val="003E7D70"/>
    <w:rsid w:val="003F0C4A"/>
    <w:rsid w:val="003F5955"/>
    <w:rsid w:val="003F611A"/>
    <w:rsid w:val="003F65DB"/>
    <w:rsid w:val="00404763"/>
    <w:rsid w:val="00407751"/>
    <w:rsid w:val="00410C4F"/>
    <w:rsid w:val="00411979"/>
    <w:rsid w:val="0041501B"/>
    <w:rsid w:val="00415671"/>
    <w:rsid w:val="00420090"/>
    <w:rsid w:val="00422DE0"/>
    <w:rsid w:val="0043108C"/>
    <w:rsid w:val="00437497"/>
    <w:rsid w:val="004400C6"/>
    <w:rsid w:val="0044335C"/>
    <w:rsid w:val="00452A84"/>
    <w:rsid w:val="00463D97"/>
    <w:rsid w:val="0047273B"/>
    <w:rsid w:val="0047280B"/>
    <w:rsid w:val="004800B6"/>
    <w:rsid w:val="004807CC"/>
    <w:rsid w:val="004834D9"/>
    <w:rsid w:val="00483B94"/>
    <w:rsid w:val="004872FB"/>
    <w:rsid w:val="004A1327"/>
    <w:rsid w:val="004A143C"/>
    <w:rsid w:val="004A1A78"/>
    <w:rsid w:val="004A4CD2"/>
    <w:rsid w:val="004A4DD2"/>
    <w:rsid w:val="004A77CD"/>
    <w:rsid w:val="004A7868"/>
    <w:rsid w:val="004B6962"/>
    <w:rsid w:val="004C1843"/>
    <w:rsid w:val="004C5B2A"/>
    <w:rsid w:val="004E03A5"/>
    <w:rsid w:val="004E3721"/>
    <w:rsid w:val="004E3F17"/>
    <w:rsid w:val="004E677B"/>
    <w:rsid w:val="004F1938"/>
    <w:rsid w:val="004F2978"/>
    <w:rsid w:val="004F3D51"/>
    <w:rsid w:val="004F5DB7"/>
    <w:rsid w:val="0050461A"/>
    <w:rsid w:val="005079AD"/>
    <w:rsid w:val="005125CE"/>
    <w:rsid w:val="00527767"/>
    <w:rsid w:val="005305B7"/>
    <w:rsid w:val="00531702"/>
    <w:rsid w:val="00533914"/>
    <w:rsid w:val="00533D8B"/>
    <w:rsid w:val="00541890"/>
    <w:rsid w:val="005420B9"/>
    <w:rsid w:val="005446D0"/>
    <w:rsid w:val="00545DAA"/>
    <w:rsid w:val="005465F9"/>
    <w:rsid w:val="0055146C"/>
    <w:rsid w:val="0055365D"/>
    <w:rsid w:val="0055451E"/>
    <w:rsid w:val="00555C83"/>
    <w:rsid w:val="00556301"/>
    <w:rsid w:val="005574A3"/>
    <w:rsid w:val="005618EF"/>
    <w:rsid w:val="005623E5"/>
    <w:rsid w:val="00562ED7"/>
    <w:rsid w:val="005649E7"/>
    <w:rsid w:val="00564E62"/>
    <w:rsid w:val="00572299"/>
    <w:rsid w:val="00574BEC"/>
    <w:rsid w:val="00574D53"/>
    <w:rsid w:val="00580659"/>
    <w:rsid w:val="005813EF"/>
    <w:rsid w:val="00582D4F"/>
    <w:rsid w:val="00583B27"/>
    <w:rsid w:val="005849AA"/>
    <w:rsid w:val="00584B51"/>
    <w:rsid w:val="00584C15"/>
    <w:rsid w:val="005904C2"/>
    <w:rsid w:val="00596E39"/>
    <w:rsid w:val="005A569B"/>
    <w:rsid w:val="005C27FE"/>
    <w:rsid w:val="005C44CA"/>
    <w:rsid w:val="005C610C"/>
    <w:rsid w:val="005C6F88"/>
    <w:rsid w:val="005D38E0"/>
    <w:rsid w:val="005D6DAD"/>
    <w:rsid w:val="005D7B10"/>
    <w:rsid w:val="005E1091"/>
    <w:rsid w:val="005E59A0"/>
    <w:rsid w:val="005F03A0"/>
    <w:rsid w:val="005F3CB8"/>
    <w:rsid w:val="005F78D4"/>
    <w:rsid w:val="006008B9"/>
    <w:rsid w:val="0061533D"/>
    <w:rsid w:val="006164C8"/>
    <w:rsid w:val="00616532"/>
    <w:rsid w:val="00617131"/>
    <w:rsid w:val="00623D2A"/>
    <w:rsid w:val="00635BC1"/>
    <w:rsid w:val="00635DCB"/>
    <w:rsid w:val="0064000A"/>
    <w:rsid w:val="006410CB"/>
    <w:rsid w:val="00645590"/>
    <w:rsid w:val="006509B3"/>
    <w:rsid w:val="00655931"/>
    <w:rsid w:val="0065607A"/>
    <w:rsid w:val="006573BB"/>
    <w:rsid w:val="00662830"/>
    <w:rsid w:val="0066284C"/>
    <w:rsid w:val="006705CE"/>
    <w:rsid w:val="006705DF"/>
    <w:rsid w:val="00671918"/>
    <w:rsid w:val="006735C6"/>
    <w:rsid w:val="00691939"/>
    <w:rsid w:val="00694A30"/>
    <w:rsid w:val="00694D77"/>
    <w:rsid w:val="00695E39"/>
    <w:rsid w:val="00696B6B"/>
    <w:rsid w:val="006A2EFA"/>
    <w:rsid w:val="006A54F8"/>
    <w:rsid w:val="006A6BAB"/>
    <w:rsid w:val="006B04E3"/>
    <w:rsid w:val="006B0BC9"/>
    <w:rsid w:val="006B488D"/>
    <w:rsid w:val="006C4EEA"/>
    <w:rsid w:val="006C5368"/>
    <w:rsid w:val="006C5884"/>
    <w:rsid w:val="006D3852"/>
    <w:rsid w:val="006D40B3"/>
    <w:rsid w:val="006D73DC"/>
    <w:rsid w:val="006E0893"/>
    <w:rsid w:val="006E2A2F"/>
    <w:rsid w:val="006E76E2"/>
    <w:rsid w:val="006E77BF"/>
    <w:rsid w:val="006F20AF"/>
    <w:rsid w:val="006F4D07"/>
    <w:rsid w:val="00703D93"/>
    <w:rsid w:val="007162D0"/>
    <w:rsid w:val="00722A65"/>
    <w:rsid w:val="00722E22"/>
    <w:rsid w:val="00723827"/>
    <w:rsid w:val="00723A70"/>
    <w:rsid w:val="00724047"/>
    <w:rsid w:val="00725DD8"/>
    <w:rsid w:val="00731328"/>
    <w:rsid w:val="00732AB5"/>
    <w:rsid w:val="007336B0"/>
    <w:rsid w:val="00735889"/>
    <w:rsid w:val="007376D6"/>
    <w:rsid w:val="00745D6B"/>
    <w:rsid w:val="007501CC"/>
    <w:rsid w:val="00750BB9"/>
    <w:rsid w:val="00751C22"/>
    <w:rsid w:val="00752116"/>
    <w:rsid w:val="0075565D"/>
    <w:rsid w:val="007568D7"/>
    <w:rsid w:val="0076376C"/>
    <w:rsid w:val="00772056"/>
    <w:rsid w:val="007753C4"/>
    <w:rsid w:val="007769B9"/>
    <w:rsid w:val="00781DD9"/>
    <w:rsid w:val="00790EC8"/>
    <w:rsid w:val="00791FD2"/>
    <w:rsid w:val="007954CE"/>
    <w:rsid w:val="007A5B96"/>
    <w:rsid w:val="007B20DE"/>
    <w:rsid w:val="007B3636"/>
    <w:rsid w:val="007B72DA"/>
    <w:rsid w:val="007C12AA"/>
    <w:rsid w:val="007C1CF5"/>
    <w:rsid w:val="007C4C71"/>
    <w:rsid w:val="007C6847"/>
    <w:rsid w:val="007C7622"/>
    <w:rsid w:val="007D0F65"/>
    <w:rsid w:val="007E3269"/>
    <w:rsid w:val="007E64B1"/>
    <w:rsid w:val="007E6EAE"/>
    <w:rsid w:val="007F3FBB"/>
    <w:rsid w:val="007F53FF"/>
    <w:rsid w:val="007F72B1"/>
    <w:rsid w:val="007F7A80"/>
    <w:rsid w:val="0080532D"/>
    <w:rsid w:val="008124AA"/>
    <w:rsid w:val="0083130D"/>
    <w:rsid w:val="00831B22"/>
    <w:rsid w:val="008332A0"/>
    <w:rsid w:val="00834480"/>
    <w:rsid w:val="00841A75"/>
    <w:rsid w:val="00841CE9"/>
    <w:rsid w:val="008435FB"/>
    <w:rsid w:val="008531F5"/>
    <w:rsid w:val="0085764A"/>
    <w:rsid w:val="008606C6"/>
    <w:rsid w:val="00862018"/>
    <w:rsid w:val="008733D1"/>
    <w:rsid w:val="00875CEA"/>
    <w:rsid w:val="008842CF"/>
    <w:rsid w:val="0088447D"/>
    <w:rsid w:val="00887D49"/>
    <w:rsid w:val="008913BD"/>
    <w:rsid w:val="00891EC4"/>
    <w:rsid w:val="008931D7"/>
    <w:rsid w:val="008935A4"/>
    <w:rsid w:val="008A032B"/>
    <w:rsid w:val="008A23C9"/>
    <w:rsid w:val="008B418F"/>
    <w:rsid w:val="008C07C2"/>
    <w:rsid w:val="008C1868"/>
    <w:rsid w:val="008C7D91"/>
    <w:rsid w:val="008D077C"/>
    <w:rsid w:val="008D4AF5"/>
    <w:rsid w:val="008E0FE7"/>
    <w:rsid w:val="008E55A9"/>
    <w:rsid w:val="008F665A"/>
    <w:rsid w:val="00901B42"/>
    <w:rsid w:val="00913934"/>
    <w:rsid w:val="0091451E"/>
    <w:rsid w:val="00920AE7"/>
    <w:rsid w:val="00921530"/>
    <w:rsid w:val="00925F48"/>
    <w:rsid w:val="00950DA8"/>
    <w:rsid w:val="00950F5D"/>
    <w:rsid w:val="00953104"/>
    <w:rsid w:val="00953F3F"/>
    <w:rsid w:val="009605B5"/>
    <w:rsid w:val="00960CBF"/>
    <w:rsid w:val="00961C99"/>
    <w:rsid w:val="00980B6D"/>
    <w:rsid w:val="0098150B"/>
    <w:rsid w:val="0098243D"/>
    <w:rsid w:val="00984E59"/>
    <w:rsid w:val="0099741E"/>
    <w:rsid w:val="00997440"/>
    <w:rsid w:val="009A2C56"/>
    <w:rsid w:val="009A3728"/>
    <w:rsid w:val="009A4F34"/>
    <w:rsid w:val="009A73C9"/>
    <w:rsid w:val="009B5B54"/>
    <w:rsid w:val="009C739A"/>
    <w:rsid w:val="009E033F"/>
    <w:rsid w:val="009E6AB7"/>
    <w:rsid w:val="009F62D4"/>
    <w:rsid w:val="009F7456"/>
    <w:rsid w:val="00A02DA3"/>
    <w:rsid w:val="00A05CB6"/>
    <w:rsid w:val="00A05DA7"/>
    <w:rsid w:val="00A06593"/>
    <w:rsid w:val="00A1077F"/>
    <w:rsid w:val="00A12586"/>
    <w:rsid w:val="00A134B5"/>
    <w:rsid w:val="00A24A79"/>
    <w:rsid w:val="00A30E50"/>
    <w:rsid w:val="00A34CC3"/>
    <w:rsid w:val="00A37FDE"/>
    <w:rsid w:val="00A40DE8"/>
    <w:rsid w:val="00A43559"/>
    <w:rsid w:val="00A46B93"/>
    <w:rsid w:val="00A4732F"/>
    <w:rsid w:val="00A508BB"/>
    <w:rsid w:val="00A52912"/>
    <w:rsid w:val="00A554A9"/>
    <w:rsid w:val="00A66F8F"/>
    <w:rsid w:val="00A676E5"/>
    <w:rsid w:val="00A67C79"/>
    <w:rsid w:val="00A7297A"/>
    <w:rsid w:val="00A761A0"/>
    <w:rsid w:val="00A76D69"/>
    <w:rsid w:val="00A7745D"/>
    <w:rsid w:val="00A77B23"/>
    <w:rsid w:val="00A8026E"/>
    <w:rsid w:val="00A84EE3"/>
    <w:rsid w:val="00A87DCA"/>
    <w:rsid w:val="00A9217A"/>
    <w:rsid w:val="00A92858"/>
    <w:rsid w:val="00A94BAD"/>
    <w:rsid w:val="00A957FD"/>
    <w:rsid w:val="00A966A3"/>
    <w:rsid w:val="00AB04D7"/>
    <w:rsid w:val="00AB0E13"/>
    <w:rsid w:val="00AB1725"/>
    <w:rsid w:val="00AB4980"/>
    <w:rsid w:val="00AC032D"/>
    <w:rsid w:val="00AC0F73"/>
    <w:rsid w:val="00AC248B"/>
    <w:rsid w:val="00AC7AD5"/>
    <w:rsid w:val="00AD00ED"/>
    <w:rsid w:val="00AD44F9"/>
    <w:rsid w:val="00AD6666"/>
    <w:rsid w:val="00AE12A2"/>
    <w:rsid w:val="00AE1E52"/>
    <w:rsid w:val="00AE32A4"/>
    <w:rsid w:val="00AE3DAE"/>
    <w:rsid w:val="00AE444B"/>
    <w:rsid w:val="00AE7406"/>
    <w:rsid w:val="00AE782D"/>
    <w:rsid w:val="00AF3CE7"/>
    <w:rsid w:val="00AF75A5"/>
    <w:rsid w:val="00B05234"/>
    <w:rsid w:val="00B14CD6"/>
    <w:rsid w:val="00B14D24"/>
    <w:rsid w:val="00B20728"/>
    <w:rsid w:val="00B212E0"/>
    <w:rsid w:val="00B2223C"/>
    <w:rsid w:val="00B24B57"/>
    <w:rsid w:val="00B26CF5"/>
    <w:rsid w:val="00B303EC"/>
    <w:rsid w:val="00B307CB"/>
    <w:rsid w:val="00B30FE9"/>
    <w:rsid w:val="00B3369F"/>
    <w:rsid w:val="00B3519D"/>
    <w:rsid w:val="00B3585C"/>
    <w:rsid w:val="00B35DE1"/>
    <w:rsid w:val="00B42CA3"/>
    <w:rsid w:val="00B4319E"/>
    <w:rsid w:val="00B4590F"/>
    <w:rsid w:val="00B45A21"/>
    <w:rsid w:val="00B46172"/>
    <w:rsid w:val="00B509B4"/>
    <w:rsid w:val="00B5414A"/>
    <w:rsid w:val="00B5499F"/>
    <w:rsid w:val="00B54B2A"/>
    <w:rsid w:val="00B62D45"/>
    <w:rsid w:val="00B66D00"/>
    <w:rsid w:val="00B672E3"/>
    <w:rsid w:val="00B71AC9"/>
    <w:rsid w:val="00B71F74"/>
    <w:rsid w:val="00B733EC"/>
    <w:rsid w:val="00B738E3"/>
    <w:rsid w:val="00B83668"/>
    <w:rsid w:val="00B83D12"/>
    <w:rsid w:val="00B856D9"/>
    <w:rsid w:val="00B875BF"/>
    <w:rsid w:val="00B87C23"/>
    <w:rsid w:val="00B95A97"/>
    <w:rsid w:val="00B96484"/>
    <w:rsid w:val="00BA11FC"/>
    <w:rsid w:val="00BA2121"/>
    <w:rsid w:val="00BA374E"/>
    <w:rsid w:val="00BB025B"/>
    <w:rsid w:val="00BB0839"/>
    <w:rsid w:val="00BB154D"/>
    <w:rsid w:val="00BB4E25"/>
    <w:rsid w:val="00BB694D"/>
    <w:rsid w:val="00BC2C2B"/>
    <w:rsid w:val="00BC58DC"/>
    <w:rsid w:val="00BC61FE"/>
    <w:rsid w:val="00BC6EB6"/>
    <w:rsid w:val="00BD1E9C"/>
    <w:rsid w:val="00BE32F4"/>
    <w:rsid w:val="00BF092F"/>
    <w:rsid w:val="00BF7869"/>
    <w:rsid w:val="00C13A68"/>
    <w:rsid w:val="00C26D0D"/>
    <w:rsid w:val="00C27DFB"/>
    <w:rsid w:val="00C332A6"/>
    <w:rsid w:val="00C3441E"/>
    <w:rsid w:val="00C37B4D"/>
    <w:rsid w:val="00C40457"/>
    <w:rsid w:val="00C40D50"/>
    <w:rsid w:val="00C419DB"/>
    <w:rsid w:val="00C51CCF"/>
    <w:rsid w:val="00C568E1"/>
    <w:rsid w:val="00C60C71"/>
    <w:rsid w:val="00C612A8"/>
    <w:rsid w:val="00C65A76"/>
    <w:rsid w:val="00C66696"/>
    <w:rsid w:val="00C72BFC"/>
    <w:rsid w:val="00C73705"/>
    <w:rsid w:val="00C74533"/>
    <w:rsid w:val="00C87998"/>
    <w:rsid w:val="00C9032B"/>
    <w:rsid w:val="00C922AA"/>
    <w:rsid w:val="00C9241D"/>
    <w:rsid w:val="00C9283F"/>
    <w:rsid w:val="00C95329"/>
    <w:rsid w:val="00CA1A76"/>
    <w:rsid w:val="00CA5448"/>
    <w:rsid w:val="00CA5B58"/>
    <w:rsid w:val="00CA6C26"/>
    <w:rsid w:val="00CB2DFB"/>
    <w:rsid w:val="00CB3B71"/>
    <w:rsid w:val="00CB3CCE"/>
    <w:rsid w:val="00CB54D7"/>
    <w:rsid w:val="00CB57EC"/>
    <w:rsid w:val="00CB623F"/>
    <w:rsid w:val="00CB6954"/>
    <w:rsid w:val="00CC05B4"/>
    <w:rsid w:val="00CC318C"/>
    <w:rsid w:val="00CD0B60"/>
    <w:rsid w:val="00CD555F"/>
    <w:rsid w:val="00CE2E2E"/>
    <w:rsid w:val="00CE5DF9"/>
    <w:rsid w:val="00CF28E1"/>
    <w:rsid w:val="00CF2A5D"/>
    <w:rsid w:val="00CF2EC9"/>
    <w:rsid w:val="00CF3B93"/>
    <w:rsid w:val="00CF5D77"/>
    <w:rsid w:val="00CF62A1"/>
    <w:rsid w:val="00CF6AF7"/>
    <w:rsid w:val="00CF6F3D"/>
    <w:rsid w:val="00D0013A"/>
    <w:rsid w:val="00D03297"/>
    <w:rsid w:val="00D0471E"/>
    <w:rsid w:val="00D04DB7"/>
    <w:rsid w:val="00D062AC"/>
    <w:rsid w:val="00D2799C"/>
    <w:rsid w:val="00D32383"/>
    <w:rsid w:val="00D3424D"/>
    <w:rsid w:val="00D348F4"/>
    <w:rsid w:val="00D35B29"/>
    <w:rsid w:val="00D37EE2"/>
    <w:rsid w:val="00D40131"/>
    <w:rsid w:val="00D404B7"/>
    <w:rsid w:val="00D41FFF"/>
    <w:rsid w:val="00D43398"/>
    <w:rsid w:val="00D556EB"/>
    <w:rsid w:val="00D57DF6"/>
    <w:rsid w:val="00D67811"/>
    <w:rsid w:val="00D72BE3"/>
    <w:rsid w:val="00D75A7B"/>
    <w:rsid w:val="00D75E46"/>
    <w:rsid w:val="00D7641F"/>
    <w:rsid w:val="00D766DB"/>
    <w:rsid w:val="00D80C7C"/>
    <w:rsid w:val="00D82313"/>
    <w:rsid w:val="00D9177A"/>
    <w:rsid w:val="00D9208F"/>
    <w:rsid w:val="00D9559A"/>
    <w:rsid w:val="00DA184C"/>
    <w:rsid w:val="00DA316D"/>
    <w:rsid w:val="00DA4AFC"/>
    <w:rsid w:val="00DA7FC0"/>
    <w:rsid w:val="00DB0444"/>
    <w:rsid w:val="00DB147E"/>
    <w:rsid w:val="00DB3DA0"/>
    <w:rsid w:val="00DB7F5B"/>
    <w:rsid w:val="00DC1E95"/>
    <w:rsid w:val="00DC2DDE"/>
    <w:rsid w:val="00DC309B"/>
    <w:rsid w:val="00DC6543"/>
    <w:rsid w:val="00DD1B6A"/>
    <w:rsid w:val="00DD1C72"/>
    <w:rsid w:val="00DD23C1"/>
    <w:rsid w:val="00DD68ED"/>
    <w:rsid w:val="00DD7AAC"/>
    <w:rsid w:val="00DE0993"/>
    <w:rsid w:val="00DE3CDB"/>
    <w:rsid w:val="00DE595C"/>
    <w:rsid w:val="00DE7D3E"/>
    <w:rsid w:val="00DF3732"/>
    <w:rsid w:val="00DF58FF"/>
    <w:rsid w:val="00E014BF"/>
    <w:rsid w:val="00E045C3"/>
    <w:rsid w:val="00E06007"/>
    <w:rsid w:val="00E06C18"/>
    <w:rsid w:val="00E108F7"/>
    <w:rsid w:val="00E127D9"/>
    <w:rsid w:val="00E14C30"/>
    <w:rsid w:val="00E21746"/>
    <w:rsid w:val="00E27A97"/>
    <w:rsid w:val="00E330E6"/>
    <w:rsid w:val="00E33160"/>
    <w:rsid w:val="00E50EB2"/>
    <w:rsid w:val="00E51AE3"/>
    <w:rsid w:val="00E54404"/>
    <w:rsid w:val="00E54BAD"/>
    <w:rsid w:val="00E54FFC"/>
    <w:rsid w:val="00E55DEE"/>
    <w:rsid w:val="00E610CA"/>
    <w:rsid w:val="00E6401C"/>
    <w:rsid w:val="00E6459D"/>
    <w:rsid w:val="00E663E7"/>
    <w:rsid w:val="00E66427"/>
    <w:rsid w:val="00E667FA"/>
    <w:rsid w:val="00E6735A"/>
    <w:rsid w:val="00E7001A"/>
    <w:rsid w:val="00E760E6"/>
    <w:rsid w:val="00E777C8"/>
    <w:rsid w:val="00E839C8"/>
    <w:rsid w:val="00E91ACE"/>
    <w:rsid w:val="00E92C28"/>
    <w:rsid w:val="00E943C9"/>
    <w:rsid w:val="00E96D6E"/>
    <w:rsid w:val="00E97EA4"/>
    <w:rsid w:val="00EA62D7"/>
    <w:rsid w:val="00EA7691"/>
    <w:rsid w:val="00EB08BE"/>
    <w:rsid w:val="00EB1EFE"/>
    <w:rsid w:val="00EB58E1"/>
    <w:rsid w:val="00EB7552"/>
    <w:rsid w:val="00EC058D"/>
    <w:rsid w:val="00EC2DC6"/>
    <w:rsid w:val="00ED0276"/>
    <w:rsid w:val="00ED7E52"/>
    <w:rsid w:val="00EE03F2"/>
    <w:rsid w:val="00EE4469"/>
    <w:rsid w:val="00EF1103"/>
    <w:rsid w:val="00EF3FF5"/>
    <w:rsid w:val="00EF4A3B"/>
    <w:rsid w:val="00EF7DB0"/>
    <w:rsid w:val="00F11D94"/>
    <w:rsid w:val="00F120A0"/>
    <w:rsid w:val="00F12BE0"/>
    <w:rsid w:val="00F13528"/>
    <w:rsid w:val="00F14A43"/>
    <w:rsid w:val="00F14AC1"/>
    <w:rsid w:val="00F232F7"/>
    <w:rsid w:val="00F24438"/>
    <w:rsid w:val="00F26146"/>
    <w:rsid w:val="00F27B15"/>
    <w:rsid w:val="00F32720"/>
    <w:rsid w:val="00F347F4"/>
    <w:rsid w:val="00F35824"/>
    <w:rsid w:val="00F36392"/>
    <w:rsid w:val="00F41D0C"/>
    <w:rsid w:val="00F45D03"/>
    <w:rsid w:val="00F52654"/>
    <w:rsid w:val="00F54ABC"/>
    <w:rsid w:val="00F617FD"/>
    <w:rsid w:val="00F63660"/>
    <w:rsid w:val="00F651EF"/>
    <w:rsid w:val="00F75C4E"/>
    <w:rsid w:val="00F76ECA"/>
    <w:rsid w:val="00F803C1"/>
    <w:rsid w:val="00F80DD9"/>
    <w:rsid w:val="00F81B9E"/>
    <w:rsid w:val="00F824D0"/>
    <w:rsid w:val="00F86C3E"/>
    <w:rsid w:val="00F86D74"/>
    <w:rsid w:val="00F97713"/>
    <w:rsid w:val="00FA2EC6"/>
    <w:rsid w:val="00FA76D8"/>
    <w:rsid w:val="00FA7844"/>
    <w:rsid w:val="00FB3808"/>
    <w:rsid w:val="00FC07E1"/>
    <w:rsid w:val="00FD037C"/>
    <w:rsid w:val="00FD12AD"/>
    <w:rsid w:val="00FD1C5B"/>
    <w:rsid w:val="00FD68C7"/>
    <w:rsid w:val="00FE007E"/>
    <w:rsid w:val="00FE3088"/>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 w:type="character" w:styleId="HTMLCode">
    <w:name w:val="HTML Code"/>
    <w:basedOn w:val="DefaultParagraphFont"/>
    <w:uiPriority w:val="99"/>
    <w:semiHidden/>
    <w:unhideWhenUsed/>
    <w:rsid w:val="00694A3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46172"/>
    <w:rPr>
      <w:sz w:val="16"/>
      <w:szCs w:val="16"/>
    </w:rPr>
  </w:style>
  <w:style w:type="paragraph" w:styleId="CommentText">
    <w:name w:val="annotation text"/>
    <w:basedOn w:val="Normal"/>
    <w:link w:val="CommentTextChar"/>
    <w:uiPriority w:val="99"/>
    <w:semiHidden/>
    <w:unhideWhenUsed/>
    <w:rsid w:val="00B46172"/>
    <w:pPr>
      <w:spacing w:line="240" w:lineRule="auto"/>
    </w:pPr>
    <w:rPr>
      <w:sz w:val="20"/>
      <w:szCs w:val="20"/>
    </w:rPr>
  </w:style>
  <w:style w:type="character" w:customStyle="1" w:styleId="CommentTextChar">
    <w:name w:val="Comment Text Char"/>
    <w:basedOn w:val="DefaultParagraphFont"/>
    <w:link w:val="CommentText"/>
    <w:uiPriority w:val="99"/>
    <w:semiHidden/>
    <w:rsid w:val="00B46172"/>
    <w:rPr>
      <w:sz w:val="20"/>
      <w:szCs w:val="20"/>
    </w:rPr>
  </w:style>
  <w:style w:type="paragraph" w:styleId="CommentSubject">
    <w:name w:val="annotation subject"/>
    <w:basedOn w:val="CommentText"/>
    <w:next w:val="CommentText"/>
    <w:link w:val="CommentSubjectChar"/>
    <w:uiPriority w:val="99"/>
    <w:semiHidden/>
    <w:unhideWhenUsed/>
    <w:rsid w:val="00B46172"/>
    <w:rPr>
      <w:b/>
      <w:bCs/>
    </w:rPr>
  </w:style>
  <w:style w:type="character" w:customStyle="1" w:styleId="CommentSubjectChar">
    <w:name w:val="Comment Subject Char"/>
    <w:basedOn w:val="CommentTextChar"/>
    <w:link w:val="CommentSubject"/>
    <w:uiPriority w:val="99"/>
    <w:semiHidden/>
    <w:rsid w:val="00B46172"/>
    <w:rPr>
      <w:b/>
      <w:bCs/>
      <w:sz w:val="20"/>
      <w:szCs w:val="20"/>
    </w:rPr>
  </w:style>
  <w:style w:type="paragraph" w:styleId="Revision">
    <w:name w:val="Revision"/>
    <w:hidden/>
    <w:uiPriority w:val="99"/>
    <w:semiHidden/>
    <w:rsid w:val="00B461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20861695">
      <w:bodyDiv w:val="1"/>
      <w:marLeft w:val="0"/>
      <w:marRight w:val="0"/>
      <w:marTop w:val="0"/>
      <w:marBottom w:val="0"/>
      <w:divBdr>
        <w:top w:val="none" w:sz="0" w:space="0" w:color="auto"/>
        <w:left w:val="none" w:sz="0" w:space="0" w:color="auto"/>
        <w:bottom w:val="none" w:sz="0" w:space="0" w:color="auto"/>
        <w:right w:val="none" w:sz="0" w:space="0" w:color="auto"/>
      </w:divBdr>
    </w:div>
    <w:div w:id="23680684">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77100514">
      <w:bodyDiv w:val="1"/>
      <w:marLeft w:val="0"/>
      <w:marRight w:val="0"/>
      <w:marTop w:val="0"/>
      <w:marBottom w:val="0"/>
      <w:divBdr>
        <w:top w:val="none" w:sz="0" w:space="0" w:color="auto"/>
        <w:left w:val="none" w:sz="0" w:space="0" w:color="auto"/>
        <w:bottom w:val="none" w:sz="0" w:space="0" w:color="auto"/>
        <w:right w:val="none" w:sz="0" w:space="0" w:color="auto"/>
      </w:divBdr>
      <w:divsChild>
        <w:div w:id="782696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25244438">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63126954">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186525251">
      <w:bodyDiv w:val="1"/>
      <w:marLeft w:val="0"/>
      <w:marRight w:val="0"/>
      <w:marTop w:val="0"/>
      <w:marBottom w:val="0"/>
      <w:divBdr>
        <w:top w:val="none" w:sz="0" w:space="0" w:color="auto"/>
        <w:left w:val="none" w:sz="0" w:space="0" w:color="auto"/>
        <w:bottom w:val="none" w:sz="0" w:space="0" w:color="auto"/>
        <w:right w:val="none" w:sz="0" w:space="0" w:color="auto"/>
      </w:divBdr>
    </w:div>
    <w:div w:id="188877481">
      <w:bodyDiv w:val="1"/>
      <w:marLeft w:val="0"/>
      <w:marRight w:val="0"/>
      <w:marTop w:val="0"/>
      <w:marBottom w:val="0"/>
      <w:divBdr>
        <w:top w:val="none" w:sz="0" w:space="0" w:color="auto"/>
        <w:left w:val="none" w:sz="0" w:space="0" w:color="auto"/>
        <w:bottom w:val="none" w:sz="0" w:space="0" w:color="auto"/>
        <w:right w:val="none" w:sz="0" w:space="0" w:color="auto"/>
      </w:divBdr>
    </w:div>
    <w:div w:id="195391909">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36408318">
      <w:bodyDiv w:val="1"/>
      <w:marLeft w:val="0"/>
      <w:marRight w:val="0"/>
      <w:marTop w:val="0"/>
      <w:marBottom w:val="0"/>
      <w:divBdr>
        <w:top w:val="none" w:sz="0" w:space="0" w:color="auto"/>
        <w:left w:val="none" w:sz="0" w:space="0" w:color="auto"/>
        <w:bottom w:val="none" w:sz="0" w:space="0" w:color="auto"/>
        <w:right w:val="none" w:sz="0" w:space="0" w:color="auto"/>
      </w:divBdr>
    </w:div>
    <w:div w:id="250359369">
      <w:bodyDiv w:val="1"/>
      <w:marLeft w:val="0"/>
      <w:marRight w:val="0"/>
      <w:marTop w:val="0"/>
      <w:marBottom w:val="0"/>
      <w:divBdr>
        <w:top w:val="none" w:sz="0" w:space="0" w:color="auto"/>
        <w:left w:val="none" w:sz="0" w:space="0" w:color="auto"/>
        <w:bottom w:val="none" w:sz="0" w:space="0" w:color="auto"/>
        <w:right w:val="none" w:sz="0" w:space="0" w:color="auto"/>
      </w:divBdr>
      <w:divsChild>
        <w:div w:id="2143379622">
          <w:marLeft w:val="0"/>
          <w:marRight w:val="0"/>
          <w:marTop w:val="0"/>
          <w:marBottom w:val="0"/>
          <w:divBdr>
            <w:top w:val="none" w:sz="0" w:space="0" w:color="auto"/>
            <w:left w:val="none" w:sz="0" w:space="0" w:color="auto"/>
            <w:bottom w:val="none" w:sz="0" w:space="0" w:color="auto"/>
            <w:right w:val="none" w:sz="0" w:space="0" w:color="auto"/>
          </w:divBdr>
          <w:divsChild>
            <w:div w:id="1478909987">
              <w:marLeft w:val="0"/>
              <w:marRight w:val="0"/>
              <w:marTop w:val="0"/>
              <w:marBottom w:val="0"/>
              <w:divBdr>
                <w:top w:val="none" w:sz="0" w:space="0" w:color="auto"/>
                <w:left w:val="none" w:sz="0" w:space="0" w:color="auto"/>
                <w:bottom w:val="none" w:sz="0" w:space="0" w:color="auto"/>
                <w:right w:val="none" w:sz="0" w:space="0" w:color="auto"/>
              </w:divBdr>
            </w:div>
            <w:div w:id="971327521">
              <w:marLeft w:val="0"/>
              <w:marRight w:val="0"/>
              <w:marTop w:val="0"/>
              <w:marBottom w:val="0"/>
              <w:divBdr>
                <w:top w:val="none" w:sz="0" w:space="0" w:color="auto"/>
                <w:left w:val="none" w:sz="0" w:space="0" w:color="auto"/>
                <w:bottom w:val="none" w:sz="0" w:space="0" w:color="auto"/>
                <w:right w:val="none" w:sz="0" w:space="0" w:color="auto"/>
              </w:divBdr>
              <w:divsChild>
                <w:div w:id="528183138">
                  <w:marLeft w:val="0"/>
                  <w:marRight w:val="0"/>
                  <w:marTop w:val="0"/>
                  <w:marBottom w:val="0"/>
                  <w:divBdr>
                    <w:top w:val="none" w:sz="0" w:space="0" w:color="auto"/>
                    <w:left w:val="none" w:sz="0" w:space="0" w:color="auto"/>
                    <w:bottom w:val="none" w:sz="0" w:space="0" w:color="auto"/>
                    <w:right w:val="none" w:sz="0" w:space="0" w:color="auto"/>
                  </w:divBdr>
                  <w:divsChild>
                    <w:div w:id="10255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51979">
      <w:bodyDiv w:val="1"/>
      <w:marLeft w:val="0"/>
      <w:marRight w:val="0"/>
      <w:marTop w:val="0"/>
      <w:marBottom w:val="0"/>
      <w:divBdr>
        <w:top w:val="none" w:sz="0" w:space="0" w:color="auto"/>
        <w:left w:val="none" w:sz="0" w:space="0" w:color="auto"/>
        <w:bottom w:val="none" w:sz="0" w:space="0" w:color="auto"/>
        <w:right w:val="none" w:sz="0" w:space="0" w:color="auto"/>
      </w:divBdr>
    </w:div>
    <w:div w:id="272174522">
      <w:bodyDiv w:val="1"/>
      <w:marLeft w:val="0"/>
      <w:marRight w:val="0"/>
      <w:marTop w:val="0"/>
      <w:marBottom w:val="0"/>
      <w:divBdr>
        <w:top w:val="none" w:sz="0" w:space="0" w:color="auto"/>
        <w:left w:val="none" w:sz="0" w:space="0" w:color="auto"/>
        <w:bottom w:val="none" w:sz="0" w:space="0" w:color="auto"/>
        <w:right w:val="none" w:sz="0" w:space="0" w:color="auto"/>
      </w:divBdr>
    </w:div>
    <w:div w:id="273943272">
      <w:bodyDiv w:val="1"/>
      <w:marLeft w:val="0"/>
      <w:marRight w:val="0"/>
      <w:marTop w:val="0"/>
      <w:marBottom w:val="0"/>
      <w:divBdr>
        <w:top w:val="none" w:sz="0" w:space="0" w:color="auto"/>
        <w:left w:val="none" w:sz="0" w:space="0" w:color="auto"/>
        <w:bottom w:val="none" w:sz="0" w:space="0" w:color="auto"/>
        <w:right w:val="none" w:sz="0" w:space="0" w:color="auto"/>
      </w:divBdr>
    </w:div>
    <w:div w:id="27525688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33608014">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75546247">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09928580">
      <w:bodyDiv w:val="1"/>
      <w:marLeft w:val="0"/>
      <w:marRight w:val="0"/>
      <w:marTop w:val="0"/>
      <w:marBottom w:val="0"/>
      <w:divBdr>
        <w:top w:val="none" w:sz="0" w:space="0" w:color="auto"/>
        <w:left w:val="none" w:sz="0" w:space="0" w:color="auto"/>
        <w:bottom w:val="none" w:sz="0" w:space="0" w:color="auto"/>
        <w:right w:val="none" w:sz="0" w:space="0" w:color="auto"/>
      </w:divBdr>
    </w:div>
    <w:div w:id="415176762">
      <w:bodyDiv w:val="1"/>
      <w:marLeft w:val="0"/>
      <w:marRight w:val="0"/>
      <w:marTop w:val="0"/>
      <w:marBottom w:val="0"/>
      <w:divBdr>
        <w:top w:val="none" w:sz="0" w:space="0" w:color="auto"/>
        <w:left w:val="none" w:sz="0" w:space="0" w:color="auto"/>
        <w:bottom w:val="none" w:sz="0" w:space="0" w:color="auto"/>
        <w:right w:val="none" w:sz="0" w:space="0" w:color="auto"/>
      </w:divBdr>
    </w:div>
    <w:div w:id="420295274">
      <w:bodyDiv w:val="1"/>
      <w:marLeft w:val="0"/>
      <w:marRight w:val="0"/>
      <w:marTop w:val="0"/>
      <w:marBottom w:val="0"/>
      <w:divBdr>
        <w:top w:val="none" w:sz="0" w:space="0" w:color="auto"/>
        <w:left w:val="none" w:sz="0" w:space="0" w:color="auto"/>
        <w:bottom w:val="none" w:sz="0" w:space="0" w:color="auto"/>
        <w:right w:val="none" w:sz="0" w:space="0" w:color="auto"/>
      </w:divBdr>
    </w:div>
    <w:div w:id="435055353">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2530670">
      <w:bodyDiv w:val="1"/>
      <w:marLeft w:val="0"/>
      <w:marRight w:val="0"/>
      <w:marTop w:val="0"/>
      <w:marBottom w:val="0"/>
      <w:divBdr>
        <w:top w:val="none" w:sz="0" w:space="0" w:color="auto"/>
        <w:left w:val="none" w:sz="0" w:space="0" w:color="auto"/>
        <w:bottom w:val="none" w:sz="0" w:space="0" w:color="auto"/>
        <w:right w:val="none" w:sz="0" w:space="0" w:color="auto"/>
      </w:divBdr>
    </w:div>
    <w:div w:id="443036150">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21019410">
      <w:bodyDiv w:val="1"/>
      <w:marLeft w:val="0"/>
      <w:marRight w:val="0"/>
      <w:marTop w:val="0"/>
      <w:marBottom w:val="0"/>
      <w:divBdr>
        <w:top w:val="none" w:sz="0" w:space="0" w:color="auto"/>
        <w:left w:val="none" w:sz="0" w:space="0" w:color="auto"/>
        <w:bottom w:val="none" w:sz="0" w:space="0" w:color="auto"/>
        <w:right w:val="none" w:sz="0" w:space="0" w:color="auto"/>
      </w:divBdr>
    </w:div>
    <w:div w:id="529996928">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38124641">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1936545">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583417897">
      <w:bodyDiv w:val="1"/>
      <w:marLeft w:val="0"/>
      <w:marRight w:val="0"/>
      <w:marTop w:val="0"/>
      <w:marBottom w:val="0"/>
      <w:divBdr>
        <w:top w:val="none" w:sz="0" w:space="0" w:color="auto"/>
        <w:left w:val="none" w:sz="0" w:space="0" w:color="auto"/>
        <w:bottom w:val="none" w:sz="0" w:space="0" w:color="auto"/>
        <w:right w:val="none" w:sz="0" w:space="0" w:color="auto"/>
      </w:divBdr>
      <w:divsChild>
        <w:div w:id="93980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94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08585916">
      <w:bodyDiv w:val="1"/>
      <w:marLeft w:val="0"/>
      <w:marRight w:val="0"/>
      <w:marTop w:val="0"/>
      <w:marBottom w:val="0"/>
      <w:divBdr>
        <w:top w:val="none" w:sz="0" w:space="0" w:color="auto"/>
        <w:left w:val="none" w:sz="0" w:space="0" w:color="auto"/>
        <w:bottom w:val="none" w:sz="0" w:space="0" w:color="auto"/>
        <w:right w:val="none" w:sz="0" w:space="0" w:color="auto"/>
      </w:divBdr>
    </w:div>
    <w:div w:id="625622808">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32715710">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090667">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48098004">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662197436">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07528563">
      <w:bodyDiv w:val="1"/>
      <w:marLeft w:val="0"/>
      <w:marRight w:val="0"/>
      <w:marTop w:val="0"/>
      <w:marBottom w:val="0"/>
      <w:divBdr>
        <w:top w:val="none" w:sz="0" w:space="0" w:color="auto"/>
        <w:left w:val="none" w:sz="0" w:space="0" w:color="auto"/>
        <w:bottom w:val="none" w:sz="0" w:space="0" w:color="auto"/>
        <w:right w:val="none" w:sz="0" w:space="0" w:color="auto"/>
      </w:divBdr>
      <w:divsChild>
        <w:div w:id="193740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534175">
      <w:bodyDiv w:val="1"/>
      <w:marLeft w:val="0"/>
      <w:marRight w:val="0"/>
      <w:marTop w:val="0"/>
      <w:marBottom w:val="0"/>
      <w:divBdr>
        <w:top w:val="none" w:sz="0" w:space="0" w:color="auto"/>
        <w:left w:val="none" w:sz="0" w:space="0" w:color="auto"/>
        <w:bottom w:val="none" w:sz="0" w:space="0" w:color="auto"/>
        <w:right w:val="none" w:sz="0" w:space="0" w:color="auto"/>
      </w:divBdr>
      <w:divsChild>
        <w:div w:id="522717276">
          <w:marLeft w:val="0"/>
          <w:marRight w:val="0"/>
          <w:marTop w:val="0"/>
          <w:marBottom w:val="0"/>
          <w:divBdr>
            <w:top w:val="none" w:sz="0" w:space="0" w:color="auto"/>
            <w:left w:val="none" w:sz="0" w:space="0" w:color="auto"/>
            <w:bottom w:val="none" w:sz="0" w:space="0" w:color="auto"/>
            <w:right w:val="none" w:sz="0" w:space="0" w:color="auto"/>
          </w:divBdr>
          <w:divsChild>
            <w:div w:id="931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40106154">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3064586">
      <w:bodyDiv w:val="1"/>
      <w:marLeft w:val="0"/>
      <w:marRight w:val="0"/>
      <w:marTop w:val="0"/>
      <w:marBottom w:val="0"/>
      <w:divBdr>
        <w:top w:val="none" w:sz="0" w:space="0" w:color="auto"/>
        <w:left w:val="none" w:sz="0" w:space="0" w:color="auto"/>
        <w:bottom w:val="none" w:sz="0" w:space="0" w:color="auto"/>
        <w:right w:val="none" w:sz="0" w:space="0" w:color="auto"/>
      </w:divBdr>
    </w:div>
    <w:div w:id="766732372">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787238216">
      <w:bodyDiv w:val="1"/>
      <w:marLeft w:val="0"/>
      <w:marRight w:val="0"/>
      <w:marTop w:val="0"/>
      <w:marBottom w:val="0"/>
      <w:divBdr>
        <w:top w:val="none" w:sz="0" w:space="0" w:color="auto"/>
        <w:left w:val="none" w:sz="0" w:space="0" w:color="auto"/>
        <w:bottom w:val="none" w:sz="0" w:space="0" w:color="auto"/>
        <w:right w:val="none" w:sz="0" w:space="0" w:color="auto"/>
      </w:divBdr>
    </w:div>
    <w:div w:id="789934297">
      <w:bodyDiv w:val="1"/>
      <w:marLeft w:val="0"/>
      <w:marRight w:val="0"/>
      <w:marTop w:val="0"/>
      <w:marBottom w:val="0"/>
      <w:divBdr>
        <w:top w:val="none" w:sz="0" w:space="0" w:color="auto"/>
        <w:left w:val="none" w:sz="0" w:space="0" w:color="auto"/>
        <w:bottom w:val="none" w:sz="0" w:space="0" w:color="auto"/>
        <w:right w:val="none" w:sz="0" w:space="0" w:color="auto"/>
      </w:divBdr>
    </w:div>
    <w:div w:id="839851403">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8164">
      <w:bodyDiv w:val="1"/>
      <w:marLeft w:val="0"/>
      <w:marRight w:val="0"/>
      <w:marTop w:val="0"/>
      <w:marBottom w:val="0"/>
      <w:divBdr>
        <w:top w:val="none" w:sz="0" w:space="0" w:color="auto"/>
        <w:left w:val="none" w:sz="0" w:space="0" w:color="auto"/>
        <w:bottom w:val="none" w:sz="0" w:space="0" w:color="auto"/>
        <w:right w:val="none" w:sz="0" w:space="0" w:color="auto"/>
      </w:divBdr>
    </w:div>
    <w:div w:id="858205739">
      <w:bodyDiv w:val="1"/>
      <w:marLeft w:val="0"/>
      <w:marRight w:val="0"/>
      <w:marTop w:val="0"/>
      <w:marBottom w:val="0"/>
      <w:divBdr>
        <w:top w:val="none" w:sz="0" w:space="0" w:color="auto"/>
        <w:left w:val="none" w:sz="0" w:space="0" w:color="auto"/>
        <w:bottom w:val="none" w:sz="0" w:space="0" w:color="auto"/>
        <w:right w:val="none" w:sz="0" w:space="0" w:color="auto"/>
      </w:divBdr>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68104519">
      <w:bodyDiv w:val="1"/>
      <w:marLeft w:val="0"/>
      <w:marRight w:val="0"/>
      <w:marTop w:val="0"/>
      <w:marBottom w:val="0"/>
      <w:divBdr>
        <w:top w:val="none" w:sz="0" w:space="0" w:color="auto"/>
        <w:left w:val="none" w:sz="0" w:space="0" w:color="auto"/>
        <w:bottom w:val="none" w:sz="0" w:space="0" w:color="auto"/>
        <w:right w:val="none" w:sz="0" w:space="0" w:color="auto"/>
      </w:divBdr>
      <w:divsChild>
        <w:div w:id="383673659">
          <w:marLeft w:val="0"/>
          <w:marRight w:val="0"/>
          <w:marTop w:val="0"/>
          <w:marBottom w:val="0"/>
          <w:divBdr>
            <w:top w:val="none" w:sz="0" w:space="0" w:color="auto"/>
            <w:left w:val="none" w:sz="0" w:space="0" w:color="auto"/>
            <w:bottom w:val="none" w:sz="0" w:space="0" w:color="auto"/>
            <w:right w:val="none" w:sz="0" w:space="0" w:color="auto"/>
          </w:divBdr>
          <w:divsChild>
            <w:div w:id="318921744">
              <w:marLeft w:val="0"/>
              <w:marRight w:val="0"/>
              <w:marTop w:val="0"/>
              <w:marBottom w:val="0"/>
              <w:divBdr>
                <w:top w:val="none" w:sz="0" w:space="0" w:color="auto"/>
                <w:left w:val="none" w:sz="0" w:space="0" w:color="auto"/>
                <w:bottom w:val="none" w:sz="0" w:space="0" w:color="auto"/>
                <w:right w:val="none" w:sz="0" w:space="0" w:color="auto"/>
              </w:divBdr>
            </w:div>
            <w:div w:id="19760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1775">
      <w:bodyDiv w:val="1"/>
      <w:marLeft w:val="0"/>
      <w:marRight w:val="0"/>
      <w:marTop w:val="0"/>
      <w:marBottom w:val="0"/>
      <w:divBdr>
        <w:top w:val="none" w:sz="0" w:space="0" w:color="auto"/>
        <w:left w:val="none" w:sz="0" w:space="0" w:color="auto"/>
        <w:bottom w:val="none" w:sz="0" w:space="0" w:color="auto"/>
        <w:right w:val="none" w:sz="0" w:space="0" w:color="auto"/>
      </w:divBdr>
    </w:div>
    <w:div w:id="918946280">
      <w:bodyDiv w:val="1"/>
      <w:marLeft w:val="0"/>
      <w:marRight w:val="0"/>
      <w:marTop w:val="0"/>
      <w:marBottom w:val="0"/>
      <w:divBdr>
        <w:top w:val="none" w:sz="0" w:space="0" w:color="auto"/>
        <w:left w:val="none" w:sz="0" w:space="0" w:color="auto"/>
        <w:bottom w:val="none" w:sz="0" w:space="0" w:color="auto"/>
        <w:right w:val="none" w:sz="0" w:space="0" w:color="auto"/>
      </w:divBdr>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44653225">
      <w:bodyDiv w:val="1"/>
      <w:marLeft w:val="0"/>
      <w:marRight w:val="0"/>
      <w:marTop w:val="0"/>
      <w:marBottom w:val="0"/>
      <w:divBdr>
        <w:top w:val="none" w:sz="0" w:space="0" w:color="auto"/>
        <w:left w:val="none" w:sz="0" w:space="0" w:color="auto"/>
        <w:bottom w:val="none" w:sz="0" w:space="0" w:color="auto"/>
        <w:right w:val="none" w:sz="0" w:space="0" w:color="auto"/>
      </w:divBdr>
    </w:div>
    <w:div w:id="961034395">
      <w:bodyDiv w:val="1"/>
      <w:marLeft w:val="0"/>
      <w:marRight w:val="0"/>
      <w:marTop w:val="0"/>
      <w:marBottom w:val="0"/>
      <w:divBdr>
        <w:top w:val="none" w:sz="0" w:space="0" w:color="auto"/>
        <w:left w:val="none" w:sz="0" w:space="0" w:color="auto"/>
        <w:bottom w:val="none" w:sz="0" w:space="0" w:color="auto"/>
        <w:right w:val="none" w:sz="0" w:space="0" w:color="auto"/>
      </w:divBdr>
    </w:div>
    <w:div w:id="970134556">
      <w:bodyDiv w:val="1"/>
      <w:marLeft w:val="0"/>
      <w:marRight w:val="0"/>
      <w:marTop w:val="0"/>
      <w:marBottom w:val="0"/>
      <w:divBdr>
        <w:top w:val="none" w:sz="0" w:space="0" w:color="auto"/>
        <w:left w:val="none" w:sz="0" w:space="0" w:color="auto"/>
        <w:bottom w:val="none" w:sz="0" w:space="0" w:color="auto"/>
        <w:right w:val="none" w:sz="0" w:space="0" w:color="auto"/>
      </w:divBdr>
      <w:divsChild>
        <w:div w:id="669600127">
          <w:marLeft w:val="0"/>
          <w:marRight w:val="0"/>
          <w:marTop w:val="0"/>
          <w:marBottom w:val="0"/>
          <w:divBdr>
            <w:top w:val="none" w:sz="0" w:space="0" w:color="auto"/>
            <w:left w:val="none" w:sz="0" w:space="0" w:color="auto"/>
            <w:bottom w:val="none" w:sz="0" w:space="0" w:color="auto"/>
            <w:right w:val="none" w:sz="0" w:space="0" w:color="auto"/>
          </w:divBdr>
          <w:divsChild>
            <w:div w:id="146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5923">
      <w:bodyDiv w:val="1"/>
      <w:marLeft w:val="0"/>
      <w:marRight w:val="0"/>
      <w:marTop w:val="0"/>
      <w:marBottom w:val="0"/>
      <w:divBdr>
        <w:top w:val="none" w:sz="0" w:space="0" w:color="auto"/>
        <w:left w:val="none" w:sz="0" w:space="0" w:color="auto"/>
        <w:bottom w:val="none" w:sz="0" w:space="0" w:color="auto"/>
        <w:right w:val="none" w:sz="0" w:space="0" w:color="auto"/>
      </w:divBdr>
    </w:div>
    <w:div w:id="984432875">
      <w:bodyDiv w:val="1"/>
      <w:marLeft w:val="0"/>
      <w:marRight w:val="0"/>
      <w:marTop w:val="0"/>
      <w:marBottom w:val="0"/>
      <w:divBdr>
        <w:top w:val="none" w:sz="0" w:space="0" w:color="auto"/>
        <w:left w:val="none" w:sz="0" w:space="0" w:color="auto"/>
        <w:bottom w:val="none" w:sz="0" w:space="0" w:color="auto"/>
        <w:right w:val="none" w:sz="0" w:space="0" w:color="auto"/>
      </w:divBdr>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29646419">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37698862">
      <w:bodyDiv w:val="1"/>
      <w:marLeft w:val="0"/>
      <w:marRight w:val="0"/>
      <w:marTop w:val="0"/>
      <w:marBottom w:val="0"/>
      <w:divBdr>
        <w:top w:val="none" w:sz="0" w:space="0" w:color="auto"/>
        <w:left w:val="none" w:sz="0" w:space="0" w:color="auto"/>
        <w:bottom w:val="none" w:sz="0" w:space="0" w:color="auto"/>
        <w:right w:val="none" w:sz="0" w:space="0" w:color="auto"/>
      </w:divBdr>
    </w:div>
    <w:div w:id="1040394525">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073742802">
      <w:bodyDiv w:val="1"/>
      <w:marLeft w:val="0"/>
      <w:marRight w:val="0"/>
      <w:marTop w:val="0"/>
      <w:marBottom w:val="0"/>
      <w:divBdr>
        <w:top w:val="none" w:sz="0" w:space="0" w:color="auto"/>
        <w:left w:val="none" w:sz="0" w:space="0" w:color="auto"/>
        <w:bottom w:val="none" w:sz="0" w:space="0" w:color="auto"/>
        <w:right w:val="none" w:sz="0" w:space="0" w:color="auto"/>
      </w:divBdr>
    </w:div>
    <w:div w:id="1112483281">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28284837">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41731771">
      <w:bodyDiv w:val="1"/>
      <w:marLeft w:val="0"/>
      <w:marRight w:val="0"/>
      <w:marTop w:val="0"/>
      <w:marBottom w:val="0"/>
      <w:divBdr>
        <w:top w:val="none" w:sz="0" w:space="0" w:color="auto"/>
        <w:left w:val="none" w:sz="0" w:space="0" w:color="auto"/>
        <w:bottom w:val="none" w:sz="0" w:space="0" w:color="auto"/>
        <w:right w:val="none" w:sz="0" w:space="0" w:color="auto"/>
      </w:divBdr>
    </w:div>
    <w:div w:id="1147479896">
      <w:bodyDiv w:val="1"/>
      <w:marLeft w:val="0"/>
      <w:marRight w:val="0"/>
      <w:marTop w:val="0"/>
      <w:marBottom w:val="0"/>
      <w:divBdr>
        <w:top w:val="none" w:sz="0" w:space="0" w:color="auto"/>
        <w:left w:val="none" w:sz="0" w:space="0" w:color="auto"/>
        <w:bottom w:val="none" w:sz="0" w:space="0" w:color="auto"/>
        <w:right w:val="none" w:sz="0" w:space="0" w:color="auto"/>
      </w:divBdr>
    </w:div>
    <w:div w:id="1150440558">
      <w:bodyDiv w:val="1"/>
      <w:marLeft w:val="0"/>
      <w:marRight w:val="0"/>
      <w:marTop w:val="0"/>
      <w:marBottom w:val="0"/>
      <w:divBdr>
        <w:top w:val="none" w:sz="0" w:space="0" w:color="auto"/>
        <w:left w:val="none" w:sz="0" w:space="0" w:color="auto"/>
        <w:bottom w:val="none" w:sz="0" w:space="0" w:color="auto"/>
        <w:right w:val="none" w:sz="0" w:space="0" w:color="auto"/>
      </w:divBdr>
    </w:div>
    <w:div w:id="1156724079">
      <w:bodyDiv w:val="1"/>
      <w:marLeft w:val="0"/>
      <w:marRight w:val="0"/>
      <w:marTop w:val="0"/>
      <w:marBottom w:val="0"/>
      <w:divBdr>
        <w:top w:val="none" w:sz="0" w:space="0" w:color="auto"/>
        <w:left w:val="none" w:sz="0" w:space="0" w:color="auto"/>
        <w:bottom w:val="none" w:sz="0" w:space="0" w:color="auto"/>
        <w:right w:val="none" w:sz="0" w:space="0" w:color="auto"/>
      </w:divBdr>
    </w:div>
    <w:div w:id="1156994509">
      <w:bodyDiv w:val="1"/>
      <w:marLeft w:val="0"/>
      <w:marRight w:val="0"/>
      <w:marTop w:val="0"/>
      <w:marBottom w:val="0"/>
      <w:divBdr>
        <w:top w:val="none" w:sz="0" w:space="0" w:color="auto"/>
        <w:left w:val="none" w:sz="0" w:space="0" w:color="auto"/>
        <w:bottom w:val="none" w:sz="0" w:space="0" w:color="auto"/>
        <w:right w:val="none" w:sz="0" w:space="0" w:color="auto"/>
      </w:divBdr>
    </w:div>
    <w:div w:id="1160655423">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67017322">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78891178">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2551344">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536988">
      <w:bodyDiv w:val="1"/>
      <w:marLeft w:val="0"/>
      <w:marRight w:val="0"/>
      <w:marTop w:val="0"/>
      <w:marBottom w:val="0"/>
      <w:divBdr>
        <w:top w:val="none" w:sz="0" w:space="0" w:color="auto"/>
        <w:left w:val="none" w:sz="0" w:space="0" w:color="auto"/>
        <w:bottom w:val="none" w:sz="0" w:space="0" w:color="auto"/>
        <w:right w:val="none" w:sz="0" w:space="0" w:color="auto"/>
      </w:divBdr>
    </w:div>
    <w:div w:id="1234269133">
      <w:bodyDiv w:val="1"/>
      <w:marLeft w:val="0"/>
      <w:marRight w:val="0"/>
      <w:marTop w:val="0"/>
      <w:marBottom w:val="0"/>
      <w:divBdr>
        <w:top w:val="none" w:sz="0" w:space="0" w:color="auto"/>
        <w:left w:val="none" w:sz="0" w:space="0" w:color="auto"/>
        <w:bottom w:val="none" w:sz="0" w:space="0" w:color="auto"/>
        <w:right w:val="none" w:sz="0" w:space="0" w:color="auto"/>
      </w:divBdr>
    </w:div>
    <w:div w:id="1239366963">
      <w:bodyDiv w:val="1"/>
      <w:marLeft w:val="0"/>
      <w:marRight w:val="0"/>
      <w:marTop w:val="0"/>
      <w:marBottom w:val="0"/>
      <w:divBdr>
        <w:top w:val="none" w:sz="0" w:space="0" w:color="auto"/>
        <w:left w:val="none" w:sz="0" w:space="0" w:color="auto"/>
        <w:bottom w:val="none" w:sz="0" w:space="0" w:color="auto"/>
        <w:right w:val="none" w:sz="0" w:space="0" w:color="auto"/>
      </w:divBdr>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3725772">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47250594">
      <w:bodyDiv w:val="1"/>
      <w:marLeft w:val="0"/>
      <w:marRight w:val="0"/>
      <w:marTop w:val="0"/>
      <w:marBottom w:val="0"/>
      <w:divBdr>
        <w:top w:val="none" w:sz="0" w:space="0" w:color="auto"/>
        <w:left w:val="none" w:sz="0" w:space="0" w:color="auto"/>
        <w:bottom w:val="none" w:sz="0" w:space="0" w:color="auto"/>
        <w:right w:val="none" w:sz="0" w:space="0" w:color="auto"/>
      </w:divBdr>
    </w:div>
    <w:div w:id="1348672788">
      <w:bodyDiv w:val="1"/>
      <w:marLeft w:val="0"/>
      <w:marRight w:val="0"/>
      <w:marTop w:val="0"/>
      <w:marBottom w:val="0"/>
      <w:divBdr>
        <w:top w:val="none" w:sz="0" w:space="0" w:color="auto"/>
        <w:left w:val="none" w:sz="0" w:space="0" w:color="auto"/>
        <w:bottom w:val="none" w:sz="0" w:space="0" w:color="auto"/>
        <w:right w:val="none" w:sz="0" w:space="0" w:color="auto"/>
      </w:divBdr>
    </w:div>
    <w:div w:id="1354529950">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372918107">
      <w:bodyDiv w:val="1"/>
      <w:marLeft w:val="0"/>
      <w:marRight w:val="0"/>
      <w:marTop w:val="0"/>
      <w:marBottom w:val="0"/>
      <w:divBdr>
        <w:top w:val="none" w:sz="0" w:space="0" w:color="auto"/>
        <w:left w:val="none" w:sz="0" w:space="0" w:color="auto"/>
        <w:bottom w:val="none" w:sz="0" w:space="0" w:color="auto"/>
        <w:right w:val="none" w:sz="0" w:space="0" w:color="auto"/>
      </w:divBdr>
      <w:divsChild>
        <w:div w:id="146146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07342175">
      <w:bodyDiv w:val="1"/>
      <w:marLeft w:val="0"/>
      <w:marRight w:val="0"/>
      <w:marTop w:val="0"/>
      <w:marBottom w:val="0"/>
      <w:divBdr>
        <w:top w:val="none" w:sz="0" w:space="0" w:color="auto"/>
        <w:left w:val="none" w:sz="0" w:space="0" w:color="auto"/>
        <w:bottom w:val="none" w:sz="0" w:space="0" w:color="auto"/>
        <w:right w:val="none" w:sz="0" w:space="0" w:color="auto"/>
      </w:divBdr>
    </w:div>
    <w:div w:id="1414274179">
      <w:bodyDiv w:val="1"/>
      <w:marLeft w:val="0"/>
      <w:marRight w:val="0"/>
      <w:marTop w:val="0"/>
      <w:marBottom w:val="0"/>
      <w:divBdr>
        <w:top w:val="none" w:sz="0" w:space="0" w:color="auto"/>
        <w:left w:val="none" w:sz="0" w:space="0" w:color="auto"/>
        <w:bottom w:val="none" w:sz="0" w:space="0" w:color="auto"/>
        <w:right w:val="none" w:sz="0" w:space="0" w:color="auto"/>
      </w:divBdr>
    </w:div>
    <w:div w:id="1443568506">
      <w:bodyDiv w:val="1"/>
      <w:marLeft w:val="0"/>
      <w:marRight w:val="0"/>
      <w:marTop w:val="0"/>
      <w:marBottom w:val="0"/>
      <w:divBdr>
        <w:top w:val="none" w:sz="0" w:space="0" w:color="auto"/>
        <w:left w:val="none" w:sz="0" w:space="0" w:color="auto"/>
        <w:bottom w:val="none" w:sz="0" w:space="0" w:color="auto"/>
        <w:right w:val="none" w:sz="0" w:space="0" w:color="auto"/>
      </w:divBdr>
    </w:div>
    <w:div w:id="1446071068">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470435373">
      <w:bodyDiv w:val="1"/>
      <w:marLeft w:val="0"/>
      <w:marRight w:val="0"/>
      <w:marTop w:val="0"/>
      <w:marBottom w:val="0"/>
      <w:divBdr>
        <w:top w:val="none" w:sz="0" w:space="0" w:color="auto"/>
        <w:left w:val="none" w:sz="0" w:space="0" w:color="auto"/>
        <w:bottom w:val="none" w:sz="0" w:space="0" w:color="auto"/>
        <w:right w:val="none" w:sz="0" w:space="0" w:color="auto"/>
      </w:divBdr>
    </w:div>
    <w:div w:id="1479572379">
      <w:bodyDiv w:val="1"/>
      <w:marLeft w:val="0"/>
      <w:marRight w:val="0"/>
      <w:marTop w:val="0"/>
      <w:marBottom w:val="0"/>
      <w:divBdr>
        <w:top w:val="none" w:sz="0" w:space="0" w:color="auto"/>
        <w:left w:val="none" w:sz="0" w:space="0" w:color="auto"/>
        <w:bottom w:val="none" w:sz="0" w:space="0" w:color="auto"/>
        <w:right w:val="none" w:sz="0" w:space="0" w:color="auto"/>
      </w:divBdr>
    </w:div>
    <w:div w:id="1495946781">
      <w:bodyDiv w:val="1"/>
      <w:marLeft w:val="0"/>
      <w:marRight w:val="0"/>
      <w:marTop w:val="0"/>
      <w:marBottom w:val="0"/>
      <w:divBdr>
        <w:top w:val="none" w:sz="0" w:space="0" w:color="auto"/>
        <w:left w:val="none" w:sz="0" w:space="0" w:color="auto"/>
        <w:bottom w:val="none" w:sz="0" w:space="0" w:color="auto"/>
        <w:right w:val="none" w:sz="0" w:space="0" w:color="auto"/>
      </w:divBdr>
    </w:div>
    <w:div w:id="1507867443">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4464822">
      <w:bodyDiv w:val="1"/>
      <w:marLeft w:val="0"/>
      <w:marRight w:val="0"/>
      <w:marTop w:val="0"/>
      <w:marBottom w:val="0"/>
      <w:divBdr>
        <w:top w:val="none" w:sz="0" w:space="0" w:color="auto"/>
        <w:left w:val="none" w:sz="0" w:space="0" w:color="auto"/>
        <w:bottom w:val="none" w:sz="0" w:space="0" w:color="auto"/>
        <w:right w:val="none" w:sz="0" w:space="0" w:color="auto"/>
      </w:divBdr>
      <w:divsChild>
        <w:div w:id="36511801">
          <w:marLeft w:val="0"/>
          <w:marRight w:val="0"/>
          <w:marTop w:val="0"/>
          <w:marBottom w:val="0"/>
          <w:divBdr>
            <w:top w:val="none" w:sz="0" w:space="0" w:color="auto"/>
            <w:left w:val="none" w:sz="0" w:space="0" w:color="auto"/>
            <w:bottom w:val="none" w:sz="0" w:space="0" w:color="auto"/>
            <w:right w:val="none" w:sz="0" w:space="0" w:color="auto"/>
          </w:divBdr>
          <w:divsChild>
            <w:div w:id="2057048730">
              <w:marLeft w:val="0"/>
              <w:marRight w:val="0"/>
              <w:marTop w:val="0"/>
              <w:marBottom w:val="0"/>
              <w:divBdr>
                <w:top w:val="none" w:sz="0" w:space="0" w:color="auto"/>
                <w:left w:val="none" w:sz="0" w:space="0" w:color="auto"/>
                <w:bottom w:val="none" w:sz="0" w:space="0" w:color="auto"/>
                <w:right w:val="none" w:sz="0" w:space="0" w:color="auto"/>
              </w:divBdr>
            </w:div>
            <w:div w:id="1422337451">
              <w:marLeft w:val="0"/>
              <w:marRight w:val="0"/>
              <w:marTop w:val="0"/>
              <w:marBottom w:val="0"/>
              <w:divBdr>
                <w:top w:val="none" w:sz="0" w:space="0" w:color="auto"/>
                <w:left w:val="none" w:sz="0" w:space="0" w:color="auto"/>
                <w:bottom w:val="none" w:sz="0" w:space="0" w:color="auto"/>
                <w:right w:val="none" w:sz="0" w:space="0" w:color="auto"/>
              </w:divBdr>
              <w:divsChild>
                <w:div w:id="1489445118">
                  <w:marLeft w:val="0"/>
                  <w:marRight w:val="0"/>
                  <w:marTop w:val="0"/>
                  <w:marBottom w:val="0"/>
                  <w:divBdr>
                    <w:top w:val="none" w:sz="0" w:space="0" w:color="auto"/>
                    <w:left w:val="none" w:sz="0" w:space="0" w:color="auto"/>
                    <w:bottom w:val="none" w:sz="0" w:space="0" w:color="auto"/>
                    <w:right w:val="none" w:sz="0" w:space="0" w:color="auto"/>
                  </w:divBdr>
                  <w:divsChild>
                    <w:div w:id="6093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0626266">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76822158">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596209207">
      <w:bodyDiv w:val="1"/>
      <w:marLeft w:val="0"/>
      <w:marRight w:val="0"/>
      <w:marTop w:val="0"/>
      <w:marBottom w:val="0"/>
      <w:divBdr>
        <w:top w:val="none" w:sz="0" w:space="0" w:color="auto"/>
        <w:left w:val="none" w:sz="0" w:space="0" w:color="auto"/>
        <w:bottom w:val="none" w:sz="0" w:space="0" w:color="auto"/>
        <w:right w:val="none" w:sz="0" w:space="0" w:color="auto"/>
      </w:divBdr>
    </w:div>
    <w:div w:id="1598321554">
      <w:bodyDiv w:val="1"/>
      <w:marLeft w:val="0"/>
      <w:marRight w:val="0"/>
      <w:marTop w:val="0"/>
      <w:marBottom w:val="0"/>
      <w:divBdr>
        <w:top w:val="none" w:sz="0" w:space="0" w:color="auto"/>
        <w:left w:val="none" w:sz="0" w:space="0" w:color="auto"/>
        <w:bottom w:val="none" w:sz="0" w:space="0" w:color="auto"/>
        <w:right w:val="none" w:sz="0" w:space="0" w:color="auto"/>
      </w:divBdr>
      <w:divsChild>
        <w:div w:id="837503447">
          <w:marLeft w:val="0"/>
          <w:marRight w:val="0"/>
          <w:marTop w:val="0"/>
          <w:marBottom w:val="0"/>
          <w:divBdr>
            <w:top w:val="none" w:sz="0" w:space="0" w:color="auto"/>
            <w:left w:val="none" w:sz="0" w:space="0" w:color="auto"/>
            <w:bottom w:val="none" w:sz="0" w:space="0" w:color="auto"/>
            <w:right w:val="none" w:sz="0" w:space="0" w:color="auto"/>
          </w:divBdr>
          <w:divsChild>
            <w:div w:id="1208562244">
              <w:marLeft w:val="0"/>
              <w:marRight w:val="0"/>
              <w:marTop w:val="0"/>
              <w:marBottom w:val="0"/>
              <w:divBdr>
                <w:top w:val="none" w:sz="0" w:space="0" w:color="auto"/>
                <w:left w:val="none" w:sz="0" w:space="0" w:color="auto"/>
                <w:bottom w:val="none" w:sz="0" w:space="0" w:color="auto"/>
                <w:right w:val="none" w:sz="0" w:space="0" w:color="auto"/>
              </w:divBdr>
            </w:div>
            <w:div w:id="16995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2907">
      <w:bodyDiv w:val="1"/>
      <w:marLeft w:val="0"/>
      <w:marRight w:val="0"/>
      <w:marTop w:val="0"/>
      <w:marBottom w:val="0"/>
      <w:divBdr>
        <w:top w:val="none" w:sz="0" w:space="0" w:color="auto"/>
        <w:left w:val="none" w:sz="0" w:space="0" w:color="auto"/>
        <w:bottom w:val="none" w:sz="0" w:space="0" w:color="auto"/>
        <w:right w:val="none" w:sz="0" w:space="0" w:color="auto"/>
      </w:divBdr>
      <w:divsChild>
        <w:div w:id="1160578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11276329">
      <w:bodyDiv w:val="1"/>
      <w:marLeft w:val="0"/>
      <w:marRight w:val="0"/>
      <w:marTop w:val="0"/>
      <w:marBottom w:val="0"/>
      <w:divBdr>
        <w:top w:val="none" w:sz="0" w:space="0" w:color="auto"/>
        <w:left w:val="none" w:sz="0" w:space="0" w:color="auto"/>
        <w:bottom w:val="none" w:sz="0" w:space="0" w:color="auto"/>
        <w:right w:val="none" w:sz="0" w:space="0" w:color="auto"/>
      </w:divBdr>
    </w:div>
    <w:div w:id="1617172668">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6541179">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49362424">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696882847">
      <w:bodyDiv w:val="1"/>
      <w:marLeft w:val="0"/>
      <w:marRight w:val="0"/>
      <w:marTop w:val="0"/>
      <w:marBottom w:val="0"/>
      <w:divBdr>
        <w:top w:val="none" w:sz="0" w:space="0" w:color="auto"/>
        <w:left w:val="none" w:sz="0" w:space="0" w:color="auto"/>
        <w:bottom w:val="none" w:sz="0" w:space="0" w:color="auto"/>
        <w:right w:val="none" w:sz="0" w:space="0" w:color="auto"/>
      </w:divBdr>
      <w:divsChild>
        <w:div w:id="2099130717">
          <w:marLeft w:val="0"/>
          <w:marRight w:val="0"/>
          <w:marTop w:val="0"/>
          <w:marBottom w:val="0"/>
          <w:divBdr>
            <w:top w:val="none" w:sz="0" w:space="0" w:color="auto"/>
            <w:left w:val="none" w:sz="0" w:space="0" w:color="auto"/>
            <w:bottom w:val="none" w:sz="0" w:space="0" w:color="auto"/>
            <w:right w:val="none" w:sz="0" w:space="0" w:color="auto"/>
          </w:divBdr>
          <w:divsChild>
            <w:div w:id="190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4449">
      <w:bodyDiv w:val="1"/>
      <w:marLeft w:val="0"/>
      <w:marRight w:val="0"/>
      <w:marTop w:val="0"/>
      <w:marBottom w:val="0"/>
      <w:divBdr>
        <w:top w:val="none" w:sz="0" w:space="0" w:color="auto"/>
        <w:left w:val="none" w:sz="0" w:space="0" w:color="auto"/>
        <w:bottom w:val="none" w:sz="0" w:space="0" w:color="auto"/>
        <w:right w:val="none" w:sz="0" w:space="0" w:color="auto"/>
      </w:divBdr>
      <w:divsChild>
        <w:div w:id="341593773">
          <w:marLeft w:val="0"/>
          <w:marRight w:val="0"/>
          <w:marTop w:val="0"/>
          <w:marBottom w:val="0"/>
          <w:divBdr>
            <w:top w:val="none" w:sz="0" w:space="0" w:color="auto"/>
            <w:left w:val="none" w:sz="0" w:space="0" w:color="auto"/>
            <w:bottom w:val="none" w:sz="0" w:space="0" w:color="auto"/>
            <w:right w:val="none" w:sz="0" w:space="0" w:color="auto"/>
          </w:divBdr>
          <w:divsChild>
            <w:div w:id="13325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5165">
      <w:bodyDiv w:val="1"/>
      <w:marLeft w:val="0"/>
      <w:marRight w:val="0"/>
      <w:marTop w:val="0"/>
      <w:marBottom w:val="0"/>
      <w:divBdr>
        <w:top w:val="none" w:sz="0" w:space="0" w:color="auto"/>
        <w:left w:val="none" w:sz="0" w:space="0" w:color="auto"/>
        <w:bottom w:val="none" w:sz="0" w:space="0" w:color="auto"/>
        <w:right w:val="none" w:sz="0" w:space="0" w:color="auto"/>
      </w:divBdr>
    </w:div>
    <w:div w:id="1727219032">
      <w:bodyDiv w:val="1"/>
      <w:marLeft w:val="0"/>
      <w:marRight w:val="0"/>
      <w:marTop w:val="0"/>
      <w:marBottom w:val="0"/>
      <w:divBdr>
        <w:top w:val="none" w:sz="0" w:space="0" w:color="auto"/>
        <w:left w:val="none" w:sz="0" w:space="0" w:color="auto"/>
        <w:bottom w:val="none" w:sz="0" w:space="0" w:color="auto"/>
        <w:right w:val="none" w:sz="0" w:space="0" w:color="auto"/>
      </w:divBdr>
    </w:div>
    <w:div w:id="1729956648">
      <w:bodyDiv w:val="1"/>
      <w:marLeft w:val="0"/>
      <w:marRight w:val="0"/>
      <w:marTop w:val="0"/>
      <w:marBottom w:val="0"/>
      <w:divBdr>
        <w:top w:val="none" w:sz="0" w:space="0" w:color="auto"/>
        <w:left w:val="none" w:sz="0" w:space="0" w:color="auto"/>
        <w:bottom w:val="none" w:sz="0" w:space="0" w:color="auto"/>
        <w:right w:val="none" w:sz="0" w:space="0" w:color="auto"/>
      </w:divBdr>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0783266">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55198350">
      <w:bodyDiv w:val="1"/>
      <w:marLeft w:val="0"/>
      <w:marRight w:val="0"/>
      <w:marTop w:val="0"/>
      <w:marBottom w:val="0"/>
      <w:divBdr>
        <w:top w:val="none" w:sz="0" w:space="0" w:color="auto"/>
        <w:left w:val="none" w:sz="0" w:space="0" w:color="auto"/>
        <w:bottom w:val="none" w:sz="0" w:space="0" w:color="auto"/>
        <w:right w:val="none" w:sz="0" w:space="0" w:color="auto"/>
      </w:divBdr>
    </w:div>
    <w:div w:id="1760516270">
      <w:bodyDiv w:val="1"/>
      <w:marLeft w:val="0"/>
      <w:marRight w:val="0"/>
      <w:marTop w:val="0"/>
      <w:marBottom w:val="0"/>
      <w:divBdr>
        <w:top w:val="none" w:sz="0" w:space="0" w:color="auto"/>
        <w:left w:val="none" w:sz="0" w:space="0" w:color="auto"/>
        <w:bottom w:val="none" w:sz="0" w:space="0" w:color="auto"/>
        <w:right w:val="none" w:sz="0" w:space="0" w:color="auto"/>
      </w:divBdr>
    </w:div>
    <w:div w:id="1762407980">
      <w:bodyDiv w:val="1"/>
      <w:marLeft w:val="0"/>
      <w:marRight w:val="0"/>
      <w:marTop w:val="0"/>
      <w:marBottom w:val="0"/>
      <w:divBdr>
        <w:top w:val="none" w:sz="0" w:space="0" w:color="auto"/>
        <w:left w:val="none" w:sz="0" w:space="0" w:color="auto"/>
        <w:bottom w:val="none" w:sz="0" w:space="0" w:color="auto"/>
        <w:right w:val="none" w:sz="0" w:space="0" w:color="auto"/>
      </w:divBdr>
    </w:div>
    <w:div w:id="1770393585">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554778">
      <w:bodyDiv w:val="1"/>
      <w:marLeft w:val="0"/>
      <w:marRight w:val="0"/>
      <w:marTop w:val="0"/>
      <w:marBottom w:val="0"/>
      <w:divBdr>
        <w:top w:val="none" w:sz="0" w:space="0" w:color="auto"/>
        <w:left w:val="none" w:sz="0" w:space="0" w:color="auto"/>
        <w:bottom w:val="none" w:sz="0" w:space="0" w:color="auto"/>
        <w:right w:val="none" w:sz="0" w:space="0" w:color="auto"/>
      </w:divBdr>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38837496">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6993404">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18711427">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42252576">
      <w:bodyDiv w:val="1"/>
      <w:marLeft w:val="0"/>
      <w:marRight w:val="0"/>
      <w:marTop w:val="0"/>
      <w:marBottom w:val="0"/>
      <w:divBdr>
        <w:top w:val="none" w:sz="0" w:space="0" w:color="auto"/>
        <w:left w:val="none" w:sz="0" w:space="0" w:color="auto"/>
        <w:bottom w:val="none" w:sz="0" w:space="0" w:color="auto"/>
        <w:right w:val="none" w:sz="0" w:space="0" w:color="auto"/>
      </w:divBdr>
    </w:div>
    <w:div w:id="1946231600">
      <w:bodyDiv w:val="1"/>
      <w:marLeft w:val="0"/>
      <w:marRight w:val="0"/>
      <w:marTop w:val="0"/>
      <w:marBottom w:val="0"/>
      <w:divBdr>
        <w:top w:val="none" w:sz="0" w:space="0" w:color="auto"/>
        <w:left w:val="none" w:sz="0" w:space="0" w:color="auto"/>
        <w:bottom w:val="none" w:sz="0" w:space="0" w:color="auto"/>
        <w:right w:val="none" w:sz="0" w:space="0" w:color="auto"/>
      </w:divBdr>
    </w:div>
    <w:div w:id="1946380945">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06282954">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24744357">
      <w:bodyDiv w:val="1"/>
      <w:marLeft w:val="0"/>
      <w:marRight w:val="0"/>
      <w:marTop w:val="0"/>
      <w:marBottom w:val="0"/>
      <w:divBdr>
        <w:top w:val="none" w:sz="0" w:space="0" w:color="auto"/>
        <w:left w:val="none" w:sz="0" w:space="0" w:color="auto"/>
        <w:bottom w:val="none" w:sz="0" w:space="0" w:color="auto"/>
        <w:right w:val="none" w:sz="0" w:space="0" w:color="auto"/>
      </w:divBdr>
      <w:divsChild>
        <w:div w:id="1360202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459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3556459">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68993542">
      <w:bodyDiv w:val="1"/>
      <w:marLeft w:val="0"/>
      <w:marRight w:val="0"/>
      <w:marTop w:val="0"/>
      <w:marBottom w:val="0"/>
      <w:divBdr>
        <w:top w:val="none" w:sz="0" w:space="0" w:color="auto"/>
        <w:left w:val="none" w:sz="0" w:space="0" w:color="auto"/>
        <w:bottom w:val="none" w:sz="0" w:space="0" w:color="auto"/>
        <w:right w:val="none" w:sz="0" w:space="0" w:color="auto"/>
      </w:divBdr>
      <w:divsChild>
        <w:div w:id="1458452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769320">
      <w:bodyDiv w:val="1"/>
      <w:marLeft w:val="0"/>
      <w:marRight w:val="0"/>
      <w:marTop w:val="0"/>
      <w:marBottom w:val="0"/>
      <w:divBdr>
        <w:top w:val="none" w:sz="0" w:space="0" w:color="auto"/>
        <w:left w:val="none" w:sz="0" w:space="0" w:color="auto"/>
        <w:bottom w:val="none" w:sz="0" w:space="0" w:color="auto"/>
        <w:right w:val="none" w:sz="0" w:space="0" w:color="auto"/>
      </w:divBdr>
    </w:div>
    <w:div w:id="2076540008">
      <w:bodyDiv w:val="1"/>
      <w:marLeft w:val="0"/>
      <w:marRight w:val="0"/>
      <w:marTop w:val="0"/>
      <w:marBottom w:val="0"/>
      <w:divBdr>
        <w:top w:val="none" w:sz="0" w:space="0" w:color="auto"/>
        <w:left w:val="none" w:sz="0" w:space="0" w:color="auto"/>
        <w:bottom w:val="none" w:sz="0" w:space="0" w:color="auto"/>
        <w:right w:val="none" w:sz="0" w:space="0" w:color="auto"/>
      </w:divBdr>
    </w:div>
    <w:div w:id="2077390817">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 w:id="212449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5.png"/><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hyperlink" Target="https://dl.acm.g/doi/10.1145/3696457" TargetMode="External"/><Relationship Id="rId68" Type="http://schemas.openxmlformats.org/officeDocument/2006/relationships/hyperlink" Target="https://studenttheses.uu.nl/bitstream/handle/20.500.12932/44294/Applied_Data_Science_Thesis_Sara.pdf" TargetMode="External"/><Relationship Id="rId16" Type="http://schemas.openxmlformats.org/officeDocument/2006/relationships/hyperlink" Target="https://studenttheses.uu.nl/bitstream/handle/20.500.12932/44294/Applied_Data_Science_Thesis_Sara.pdf" TargetMode="External"/><Relationship Id="rId11" Type="http://schemas.openxmlformats.org/officeDocument/2006/relationships/comments" Target="comments.xml"/><Relationship Id="rId24" Type="http://schemas.openxmlformats.org/officeDocument/2006/relationships/header" Target="header3.xml"/><Relationship Id="rId32" Type="http://schemas.openxmlformats.org/officeDocument/2006/relationships/hyperlink" Target="https://dl.acm.org/doi/full/10.1145/3700438" TargetMode="External"/><Relationship Id="rId37" Type="http://schemas.openxmlformats.org/officeDocument/2006/relationships/hyperlink" Target="https://mistral.ai/news/announcing-mistral-7b" TargetMode="External"/><Relationship Id="rId40" Type="http://schemas.openxmlformats.org/officeDocument/2006/relationships/hyperlink" Target="https://aclanthology.org/2020.emnlp-demos.6/"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ceur-ws.org/Vol-3490/RecSysHR2023-paper_7.pdf" TargetMode="External"/><Relationship Id="rId74" Type="http://schemas.openxmlformats.org/officeDocument/2006/relationships/hyperlink" Target="https://link.springer.com/content/pdf/10.1007/s42979-023-01733-0.pdf"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l.acm.org/doi/full/10.1145/3700438" TargetMode="External"/><Relationship Id="rId19" Type="http://schemas.openxmlformats.org/officeDocument/2006/relationships/hyperlink" Target="https://aclanthology.org/2022.nlpcss-1.15/" TargetMode="Externa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eader" Target="header4.xml"/><Relationship Id="rId30" Type="http://schemas.openxmlformats.org/officeDocument/2006/relationships/hyperlink" Target="https://tesidottorato.depositolegale.it/bitstream/20.500.14242/202137/1/tesi_Paolo_Frazzetto_fin.pdf" TargetMode="External"/><Relationship Id="rId35" Type="http://schemas.openxmlformats.org/officeDocument/2006/relationships/hyperlink" Target="https://arxiv.org/abs/1901.09451"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hyperlink" Target="https://tesidottorato.depositolegale.it/bitstream/20.500.14242/202137/1/tesi_Paolo_Frazzetto_fin.pdf" TargetMode="External"/><Relationship Id="rId69" Type="http://schemas.openxmlformats.org/officeDocument/2006/relationships/hyperlink" Target="https://aclanthology.org/2022.nlpcss-1.15/" TargetMode="External"/><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6.png"/><Relationship Id="rId72" Type="http://schemas.openxmlformats.org/officeDocument/2006/relationships/hyperlink" Target="https://mistral.ai/news/announcing-mistral-7b/" TargetMode="Externa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www.mdpi.com/2673-2688/5/1/19" TargetMode="External"/><Relationship Id="rId25" Type="http://schemas.openxmlformats.org/officeDocument/2006/relationships/footer" Target="footer3.xml"/><Relationship Id="rId33" Type="http://schemas.openxmlformats.org/officeDocument/2006/relationships/hyperlink" Target="https://arxiv.org/abs/2504.21400" TargetMode="External"/><Relationship Id="rId38" Type="http://schemas.openxmlformats.org/officeDocument/2006/relationships/hyperlink" Target="https://ai.meta.com/blog/meta-llama-3/" TargetMode="External"/><Relationship Id="rId46" Type="http://schemas.openxmlformats.org/officeDocument/2006/relationships/image" Target="media/image11.png"/><Relationship Id="rId59" Type="http://schemas.openxmlformats.org/officeDocument/2006/relationships/hyperlink" Target="https://arxiv.org/abs/1901.09451" TargetMode="External"/><Relationship Id="rId67" Type="http://schemas.openxmlformats.org/officeDocument/2006/relationships/hyperlink" Target="https://www.mdpi.com/2673-2688/5/1/19" TargetMode="External"/><Relationship Id="rId20" Type="http://schemas.openxmlformats.org/officeDocument/2006/relationships/image" Target="media/image4.png"/><Relationship Id="rId41" Type="http://schemas.openxmlformats.org/officeDocument/2006/relationships/hyperlink" Target="https://arxiv.org/pdf/1602.04938" TargetMode="External"/><Relationship Id="rId54" Type="http://schemas.openxmlformats.org/officeDocument/2006/relationships/image" Target="media/image19.png"/><Relationship Id="rId62" Type="http://schemas.openxmlformats.org/officeDocument/2006/relationships/hyperlink" Target="https://arxiv.org/abs/2504.21400" TargetMode="External"/><Relationship Id="rId70" Type="http://schemas.openxmlformats.org/officeDocument/2006/relationships/hyperlink" Target="https://journals.plos.org/plosone/article?id=10.1371/journal.pone.0274312" TargetMode="External"/><Relationship Id="rId75" Type="http://schemas.openxmlformats.org/officeDocument/2006/relationships/hyperlink" Target="https://arxiv.org/pdf/1602.04938"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l.acm.org/doi/10.1145/3696457" TargetMode="External"/><Relationship Id="rId23" Type="http://schemas.openxmlformats.org/officeDocument/2006/relationships/header" Target="header2.xml"/><Relationship Id="rId28" Type="http://schemas.openxmlformats.org/officeDocument/2006/relationships/footer" Target="footer5.xml"/><Relationship Id="rId36" Type="http://schemas.openxmlformats.org/officeDocument/2006/relationships/hyperlink" Target="https://arxiv.org/abs/2307.09288"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hyperlink" Target="https://ceur-ws.org/Vol-3490/RecSysHR2023-paper_7.pdf"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hyperlink" Target="https://arxiv.org/abs/1901.09451" TargetMode="External"/><Relationship Id="rId65" Type="http://schemas.openxmlformats.org/officeDocument/2006/relationships/hyperlink" Target="https://aclanthology.org/2020.emnlp-demos.6" TargetMode="External"/><Relationship Id="rId73" Type="http://schemas.openxmlformats.org/officeDocument/2006/relationships/hyperlink" Target="https://ai.meta.com/blog/meta-llama-3/" TargetMode="External"/><Relationship Id="rId78"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hyperlink" Target="https://journals.plos.org/plosone/article?id=10.1371/journal.pone.0274312" TargetMode="External"/><Relationship Id="rId39" Type="http://schemas.openxmlformats.org/officeDocument/2006/relationships/hyperlink" Target="https://arxiv.org/abs/1810.04805" TargetMode="External"/><Relationship Id="rId34" Type="http://schemas.openxmlformats.org/officeDocument/2006/relationships/hyperlink" Target="https://link.springer.com/content/pdf/10.1007/s42979-023-01733-0.pdf" TargetMode="Externa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hyperlink" Target="https://arxiv.org/abs/1810.04805" TargetMode="External"/><Relationship Id="rId7" Type="http://schemas.openxmlformats.org/officeDocument/2006/relationships/image" Target="media/image1.png"/><Relationship Id="rId71" Type="http://schemas.openxmlformats.org/officeDocument/2006/relationships/hyperlink" Target="https://arxiv.org/abs/2307.09288" TargetMode="External"/><Relationship Id="rId2" Type="http://schemas.openxmlformats.org/officeDocument/2006/relationships/styles" Target="styles.xml"/><Relationship Id="rId29" Type="http://schemas.openxmlformats.org/officeDocument/2006/relationships/hyperlink" Target="https://link.springer.com/content/pdf/10.1007/s42979-023-01733-0.pdf"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8991</Words>
  <Characters>51252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Puttick Alexandre Riemann</cp:lastModifiedBy>
  <cp:revision>2</cp:revision>
  <cp:lastPrinted>2025-07-18T12:31:00Z</cp:lastPrinted>
  <dcterms:created xsi:type="dcterms:W3CDTF">2025-07-24T18:04:00Z</dcterms:created>
  <dcterms:modified xsi:type="dcterms:W3CDTF">2025-07-24T18:04:00Z</dcterms:modified>
</cp:coreProperties>
</file>